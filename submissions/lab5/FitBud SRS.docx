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258A5" w14:textId="77777777" w:rsidR="00274B62" w:rsidRDefault="00274B62">
      <w:pPr>
        <w:pStyle w:val="line"/>
      </w:pPr>
    </w:p>
    <w:p w14:paraId="6FCF7C6B" w14:textId="77777777" w:rsidR="00274B62" w:rsidRDefault="00274B62">
      <w:pPr>
        <w:pStyle w:val="Title"/>
      </w:pPr>
      <w:r>
        <w:t>Software Requirements Specification</w:t>
      </w:r>
    </w:p>
    <w:p w14:paraId="05E503D8" w14:textId="77777777" w:rsidR="00274B62" w:rsidRDefault="00274B62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3DD12965" w14:textId="3FCFD456" w:rsidR="00274B62" w:rsidRDefault="008224F5">
      <w:pPr>
        <w:pStyle w:val="Title"/>
      </w:pPr>
      <w:proofErr w:type="spellStart"/>
      <w:r>
        <w:t>FitBud</w:t>
      </w:r>
      <w:proofErr w:type="spellEnd"/>
    </w:p>
    <w:p w14:paraId="1C2DDCD0" w14:textId="77777777" w:rsidR="00274B62" w:rsidRDefault="00274B62">
      <w:pPr>
        <w:pStyle w:val="ByLine"/>
      </w:pPr>
      <w:r>
        <w:t>Version 1.0 approved</w:t>
      </w:r>
    </w:p>
    <w:p w14:paraId="267CD83A" w14:textId="02744C10" w:rsidR="00274B62" w:rsidRDefault="00274B62">
      <w:pPr>
        <w:pStyle w:val="ByLine"/>
      </w:pPr>
      <w:r>
        <w:t xml:space="preserve">Prepared by </w:t>
      </w:r>
      <w:r w:rsidR="00CD0FED">
        <w:t>SAMMY</w:t>
      </w:r>
    </w:p>
    <w:p w14:paraId="1E7FF98C" w14:textId="030E2880" w:rsidR="00274B62" w:rsidRDefault="00CD0FED">
      <w:pPr>
        <w:pStyle w:val="ByLine"/>
      </w:pPr>
      <w:r>
        <w:t>Nanyang Technological University</w:t>
      </w:r>
    </w:p>
    <w:p w14:paraId="2E95267C" w14:textId="506C4EA1" w:rsidR="00274B62" w:rsidRDefault="008224F5">
      <w:pPr>
        <w:pStyle w:val="ByLine"/>
      </w:pPr>
      <w:r>
        <w:t>3</w:t>
      </w:r>
      <w:r>
        <w:rPr>
          <w:vertAlign w:val="superscript"/>
        </w:rPr>
        <w:t>rd</w:t>
      </w:r>
      <w:r w:rsidR="06C3FC97">
        <w:t xml:space="preserve"> </w:t>
      </w:r>
      <w:r>
        <w:t xml:space="preserve">November </w:t>
      </w:r>
      <w:r w:rsidR="06C3FC97">
        <w:t>2022</w:t>
      </w:r>
    </w:p>
    <w:p w14:paraId="2AF2267C" w14:textId="77777777" w:rsidR="00274B62" w:rsidRDefault="00274B62">
      <w:pPr>
        <w:pStyle w:val="ChangeHistoryTitle"/>
        <w:rPr>
          <w:sz w:val="32"/>
        </w:rPr>
        <w:sectPr w:rsidR="00274B62"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26BB28CF" w14:textId="77777777" w:rsidR="00274B62" w:rsidRPr="009A67C2" w:rsidRDefault="00274B62">
      <w:pPr>
        <w:pStyle w:val="TOCEntry"/>
        <w:rPr>
          <w:rFonts w:ascii="Arial" w:hAnsi="Arial" w:cs="Arial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18644304"/>
      <w:bookmarkEnd w:id="0"/>
      <w:bookmarkEnd w:id="1"/>
      <w:bookmarkEnd w:id="2"/>
      <w:bookmarkEnd w:id="3"/>
      <w:bookmarkEnd w:id="4"/>
      <w:r w:rsidRPr="009A67C2">
        <w:rPr>
          <w:rFonts w:ascii="Arial" w:hAnsi="Arial" w:cs="Arial"/>
        </w:rPr>
        <w:lastRenderedPageBreak/>
        <w:t>Table of Contents</w:t>
      </w:r>
      <w:bookmarkEnd w:id="5"/>
    </w:p>
    <w:p w14:paraId="0DA79C75" w14:textId="74D65ADD" w:rsidR="009A67C2" w:rsidRPr="009A67C2" w:rsidRDefault="00274B6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  <w:b w:val="0"/>
        </w:rPr>
        <w:fldChar w:fldCharType="begin"/>
      </w:r>
      <w:r w:rsidRPr="009A67C2">
        <w:rPr>
          <w:rFonts w:ascii="Arial" w:hAnsi="Arial" w:cs="Arial"/>
          <w:b w:val="0"/>
        </w:rPr>
        <w:instrText xml:space="preserve"> TOC \o "1-2" \t "TOCentry,1" </w:instrText>
      </w:r>
      <w:r w:rsidRPr="009A67C2">
        <w:rPr>
          <w:rFonts w:ascii="Arial" w:hAnsi="Arial" w:cs="Arial"/>
          <w:b w:val="0"/>
        </w:rPr>
        <w:fldChar w:fldCharType="separate"/>
      </w:r>
      <w:r w:rsidR="009A67C2" w:rsidRPr="009A67C2">
        <w:rPr>
          <w:rFonts w:ascii="Arial" w:hAnsi="Arial" w:cs="Arial"/>
        </w:rPr>
        <w:t>Table of Contents</w:t>
      </w:r>
      <w:r w:rsidR="009A67C2" w:rsidRPr="009A67C2">
        <w:rPr>
          <w:rFonts w:ascii="Arial" w:hAnsi="Arial" w:cs="Arial"/>
        </w:rPr>
        <w:tab/>
      </w:r>
      <w:r w:rsidR="009A67C2" w:rsidRPr="009A67C2">
        <w:rPr>
          <w:rFonts w:ascii="Arial" w:hAnsi="Arial" w:cs="Arial"/>
        </w:rPr>
        <w:fldChar w:fldCharType="begin"/>
      </w:r>
      <w:r w:rsidR="009A67C2" w:rsidRPr="009A67C2">
        <w:rPr>
          <w:rFonts w:ascii="Arial" w:hAnsi="Arial" w:cs="Arial"/>
        </w:rPr>
        <w:instrText xml:space="preserve"> PAGEREF _Toc118644304 \h </w:instrText>
      </w:r>
      <w:r w:rsidR="009A67C2" w:rsidRPr="009A67C2">
        <w:rPr>
          <w:rFonts w:ascii="Arial" w:hAnsi="Arial" w:cs="Arial"/>
        </w:rPr>
      </w:r>
      <w:r w:rsidR="009A67C2" w:rsidRPr="009A67C2">
        <w:rPr>
          <w:rFonts w:ascii="Arial" w:hAnsi="Arial" w:cs="Arial"/>
        </w:rPr>
        <w:fldChar w:fldCharType="separate"/>
      </w:r>
      <w:r w:rsidR="009A67C2">
        <w:rPr>
          <w:rFonts w:ascii="Arial" w:hAnsi="Arial" w:cs="Arial"/>
        </w:rPr>
        <w:t>ii</w:t>
      </w:r>
      <w:r w:rsidR="009A67C2" w:rsidRPr="009A67C2">
        <w:rPr>
          <w:rFonts w:ascii="Arial" w:hAnsi="Arial" w:cs="Arial"/>
        </w:rPr>
        <w:fldChar w:fldCharType="end"/>
      </w:r>
    </w:p>
    <w:p w14:paraId="7229F5C4" w14:textId="73ABF8D4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1.</w:t>
      </w:r>
      <w:r w:rsidRPr="009A67C2">
        <w:rPr>
          <w:rFonts w:ascii="Arial" w:eastAsiaTheme="minorEastAsia" w:hAnsi="Arial" w:cs="Arial"/>
          <w:b w:val="0"/>
          <w:szCs w:val="21"/>
          <w:lang w:val="en-SG" w:eastAsia="en-GB" w:bidi="hi-IN"/>
        </w:rPr>
        <w:tab/>
      </w:r>
      <w:r w:rsidRPr="009A67C2">
        <w:rPr>
          <w:rFonts w:ascii="Arial" w:hAnsi="Arial" w:cs="Arial"/>
        </w:rPr>
        <w:t>Introduction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_Toc118644305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</w:t>
      </w:r>
      <w:r w:rsidRPr="009A67C2">
        <w:rPr>
          <w:rFonts w:ascii="Arial" w:hAnsi="Arial" w:cs="Arial"/>
        </w:rPr>
        <w:fldChar w:fldCharType="end"/>
      </w:r>
    </w:p>
    <w:p w14:paraId="4EC6420F" w14:textId="709D548A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1.1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Purpose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_Toc118644306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</w:t>
      </w:r>
      <w:r w:rsidRPr="009A67C2">
        <w:rPr>
          <w:rFonts w:ascii="Arial" w:hAnsi="Arial" w:cs="Arial"/>
          <w:noProof/>
        </w:rPr>
        <w:fldChar w:fldCharType="end"/>
      </w:r>
    </w:p>
    <w:p w14:paraId="26E11BFB" w14:textId="309BAE45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1.2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Document Conventions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_Toc118644307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</w:t>
      </w:r>
      <w:r w:rsidRPr="009A67C2">
        <w:rPr>
          <w:rFonts w:ascii="Arial" w:hAnsi="Arial" w:cs="Arial"/>
          <w:noProof/>
        </w:rPr>
        <w:fldChar w:fldCharType="end"/>
      </w:r>
    </w:p>
    <w:p w14:paraId="24FB408E" w14:textId="4CE6E10D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1.3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Intended Audience and Reading Suggestions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_Toc118644308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</w:t>
      </w:r>
      <w:r w:rsidRPr="009A67C2">
        <w:rPr>
          <w:rFonts w:ascii="Arial" w:hAnsi="Arial" w:cs="Arial"/>
          <w:noProof/>
        </w:rPr>
        <w:fldChar w:fldCharType="end"/>
      </w:r>
    </w:p>
    <w:p w14:paraId="55E84F4B" w14:textId="57170082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1.4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Product Scope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_Toc118644309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</w:t>
      </w:r>
      <w:r w:rsidRPr="009A67C2">
        <w:rPr>
          <w:rFonts w:ascii="Arial" w:hAnsi="Arial" w:cs="Arial"/>
          <w:noProof/>
        </w:rPr>
        <w:fldChar w:fldCharType="end"/>
      </w:r>
    </w:p>
    <w:p w14:paraId="4C36C391" w14:textId="2021CBD7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1.5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References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_Toc118644310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</w:t>
      </w:r>
      <w:r w:rsidRPr="009A67C2">
        <w:rPr>
          <w:rFonts w:ascii="Arial" w:hAnsi="Arial" w:cs="Arial"/>
          <w:noProof/>
        </w:rPr>
        <w:fldChar w:fldCharType="end"/>
      </w:r>
    </w:p>
    <w:p w14:paraId="6BF96AEA" w14:textId="48E03ABD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2.</w:t>
      </w:r>
      <w:r w:rsidRPr="009A67C2">
        <w:rPr>
          <w:rFonts w:ascii="Arial" w:eastAsiaTheme="minorEastAsia" w:hAnsi="Arial" w:cs="Arial"/>
          <w:b w:val="0"/>
          <w:szCs w:val="21"/>
          <w:lang w:val="en-SG" w:eastAsia="en-GB" w:bidi="hi-IN"/>
        </w:rPr>
        <w:tab/>
      </w:r>
      <w:r w:rsidRPr="009A67C2">
        <w:rPr>
          <w:rFonts w:ascii="Arial" w:hAnsi="Arial" w:cs="Arial"/>
        </w:rPr>
        <w:t>Overall Description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_Toc118644311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</w:t>
      </w:r>
      <w:r w:rsidRPr="009A67C2">
        <w:rPr>
          <w:rFonts w:ascii="Arial" w:hAnsi="Arial" w:cs="Arial"/>
        </w:rPr>
        <w:fldChar w:fldCharType="end"/>
      </w:r>
    </w:p>
    <w:p w14:paraId="5A8779A9" w14:textId="1F489CFE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2.1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Product Perspective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_Toc118644312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3</w:t>
      </w:r>
      <w:r w:rsidRPr="009A67C2">
        <w:rPr>
          <w:rFonts w:ascii="Arial" w:hAnsi="Arial" w:cs="Arial"/>
          <w:noProof/>
        </w:rPr>
        <w:fldChar w:fldCharType="end"/>
      </w:r>
    </w:p>
    <w:p w14:paraId="1A531C8B" w14:textId="16CEB280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2.2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Product Functions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_Toc118644313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4</w:t>
      </w:r>
      <w:r w:rsidRPr="009A67C2">
        <w:rPr>
          <w:rFonts w:ascii="Arial" w:hAnsi="Arial" w:cs="Arial"/>
          <w:noProof/>
        </w:rPr>
        <w:fldChar w:fldCharType="end"/>
      </w:r>
    </w:p>
    <w:p w14:paraId="017AB34D" w14:textId="018A5FDE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2.3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User Classes and Characteristics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_Toc118644314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5</w:t>
      </w:r>
      <w:r w:rsidRPr="009A67C2">
        <w:rPr>
          <w:rFonts w:ascii="Arial" w:hAnsi="Arial" w:cs="Arial"/>
          <w:noProof/>
        </w:rPr>
        <w:fldChar w:fldCharType="end"/>
      </w:r>
    </w:p>
    <w:p w14:paraId="5B3D4A4B" w14:textId="0A59C373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2.4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Operating Environment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_Toc118644315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5</w:t>
      </w:r>
      <w:r w:rsidRPr="009A67C2">
        <w:rPr>
          <w:rFonts w:ascii="Arial" w:hAnsi="Arial" w:cs="Arial"/>
          <w:noProof/>
        </w:rPr>
        <w:fldChar w:fldCharType="end"/>
      </w:r>
    </w:p>
    <w:p w14:paraId="5957F75D" w14:textId="4BD9CB14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2.5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User Documentation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_Toc118644316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6</w:t>
      </w:r>
      <w:r w:rsidRPr="009A67C2">
        <w:rPr>
          <w:rFonts w:ascii="Arial" w:hAnsi="Arial" w:cs="Arial"/>
          <w:noProof/>
        </w:rPr>
        <w:fldChar w:fldCharType="end"/>
      </w:r>
    </w:p>
    <w:p w14:paraId="1EB9811B" w14:textId="1856C077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2.6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Assumptions and Dependencies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_Toc118644317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7</w:t>
      </w:r>
      <w:r w:rsidRPr="009A67C2">
        <w:rPr>
          <w:rFonts w:ascii="Arial" w:hAnsi="Arial" w:cs="Arial"/>
          <w:noProof/>
        </w:rPr>
        <w:fldChar w:fldCharType="end"/>
      </w:r>
    </w:p>
    <w:p w14:paraId="4D9AA5E0" w14:textId="69B2E6BA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3.</w:t>
      </w:r>
      <w:r w:rsidRPr="009A67C2">
        <w:rPr>
          <w:rFonts w:ascii="Arial" w:eastAsiaTheme="minorEastAsia" w:hAnsi="Arial" w:cs="Arial"/>
          <w:b w:val="0"/>
          <w:szCs w:val="21"/>
          <w:lang w:val="en-SG" w:eastAsia="en-GB" w:bidi="hi-IN"/>
        </w:rPr>
        <w:tab/>
      </w:r>
      <w:r w:rsidRPr="009A67C2">
        <w:rPr>
          <w:rFonts w:ascii="Arial" w:hAnsi="Arial" w:cs="Arial"/>
        </w:rPr>
        <w:t>External Interface Requirements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_Toc118644318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</w:t>
      </w:r>
      <w:r w:rsidRPr="009A67C2">
        <w:rPr>
          <w:rFonts w:ascii="Arial" w:hAnsi="Arial" w:cs="Arial"/>
        </w:rPr>
        <w:fldChar w:fldCharType="end"/>
      </w:r>
    </w:p>
    <w:p w14:paraId="40DA5DA3" w14:textId="34AFDE9F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3.1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User Interfaces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_Toc118644319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7</w:t>
      </w:r>
      <w:r w:rsidRPr="009A67C2">
        <w:rPr>
          <w:rFonts w:ascii="Arial" w:hAnsi="Arial" w:cs="Arial"/>
          <w:noProof/>
        </w:rPr>
        <w:fldChar w:fldCharType="end"/>
      </w:r>
    </w:p>
    <w:p w14:paraId="14471933" w14:textId="3E1AA3E5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3.2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Hardware Interfaces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_Toc118644320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12</w:t>
      </w:r>
      <w:r w:rsidRPr="009A67C2">
        <w:rPr>
          <w:rFonts w:ascii="Arial" w:hAnsi="Arial" w:cs="Arial"/>
          <w:noProof/>
        </w:rPr>
        <w:fldChar w:fldCharType="end"/>
      </w:r>
    </w:p>
    <w:p w14:paraId="069E6AFC" w14:textId="07B0C91D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3.3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Software Interfaces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_Toc118644321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13</w:t>
      </w:r>
      <w:r w:rsidRPr="009A67C2">
        <w:rPr>
          <w:rFonts w:ascii="Arial" w:hAnsi="Arial" w:cs="Arial"/>
          <w:noProof/>
        </w:rPr>
        <w:fldChar w:fldCharType="end"/>
      </w:r>
    </w:p>
    <w:p w14:paraId="067AF488" w14:textId="7E1F676A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3.4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Communications Interfaces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_Toc118644322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13</w:t>
      </w:r>
      <w:r w:rsidRPr="009A67C2">
        <w:rPr>
          <w:rFonts w:ascii="Arial" w:hAnsi="Arial" w:cs="Arial"/>
          <w:noProof/>
        </w:rPr>
        <w:fldChar w:fldCharType="end"/>
      </w:r>
    </w:p>
    <w:p w14:paraId="3603B49D" w14:textId="4969F8F4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4.</w:t>
      </w:r>
      <w:r w:rsidRPr="009A67C2">
        <w:rPr>
          <w:rFonts w:ascii="Arial" w:eastAsiaTheme="minorEastAsia" w:hAnsi="Arial" w:cs="Arial"/>
          <w:b w:val="0"/>
          <w:szCs w:val="21"/>
          <w:lang w:val="en-SG" w:eastAsia="en-GB" w:bidi="hi-IN"/>
        </w:rPr>
        <w:tab/>
      </w:r>
      <w:r w:rsidRPr="009A67C2">
        <w:rPr>
          <w:rFonts w:ascii="Arial" w:hAnsi="Arial" w:cs="Arial"/>
        </w:rPr>
        <w:t>System Features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_Toc118644323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14</w:t>
      </w:r>
      <w:r w:rsidRPr="009A67C2">
        <w:rPr>
          <w:rFonts w:ascii="Arial" w:hAnsi="Arial" w:cs="Arial"/>
        </w:rPr>
        <w:fldChar w:fldCharType="end"/>
      </w:r>
    </w:p>
    <w:p w14:paraId="4734AF25" w14:textId="3CCF3B30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4.1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Register User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_Toc118644324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14</w:t>
      </w:r>
      <w:r w:rsidRPr="009A67C2">
        <w:rPr>
          <w:rFonts w:ascii="Arial" w:hAnsi="Arial" w:cs="Arial"/>
          <w:noProof/>
        </w:rPr>
        <w:fldChar w:fldCharType="end"/>
      </w:r>
    </w:p>
    <w:p w14:paraId="4B2FFC8D" w14:textId="2DD86C56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4.2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Authenticate User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_Toc118644325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16</w:t>
      </w:r>
      <w:r w:rsidRPr="009A67C2">
        <w:rPr>
          <w:rFonts w:ascii="Arial" w:hAnsi="Arial" w:cs="Arial"/>
          <w:noProof/>
        </w:rPr>
        <w:fldChar w:fldCharType="end"/>
      </w:r>
    </w:p>
    <w:p w14:paraId="0AF88C76" w14:textId="1C211A58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4.3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Create Personalised Training Plan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_Toc118644326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17</w:t>
      </w:r>
      <w:r w:rsidRPr="009A67C2">
        <w:rPr>
          <w:rFonts w:ascii="Arial" w:hAnsi="Arial" w:cs="Arial"/>
          <w:noProof/>
        </w:rPr>
        <w:fldChar w:fldCharType="end"/>
      </w:r>
    </w:p>
    <w:p w14:paraId="7C31392B" w14:textId="38B9F8D4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4.4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Track Fitness Progress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_Toc118644327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19</w:t>
      </w:r>
      <w:r w:rsidRPr="009A67C2">
        <w:rPr>
          <w:rFonts w:ascii="Arial" w:hAnsi="Arial" w:cs="Arial"/>
          <w:noProof/>
        </w:rPr>
        <w:fldChar w:fldCharType="end"/>
      </w:r>
    </w:p>
    <w:p w14:paraId="076B3091" w14:textId="73FEEEC0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4.5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Discover Nearby Users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_Toc118644328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20</w:t>
      </w:r>
      <w:r w:rsidRPr="009A67C2">
        <w:rPr>
          <w:rFonts w:ascii="Arial" w:hAnsi="Arial" w:cs="Arial"/>
          <w:noProof/>
        </w:rPr>
        <w:fldChar w:fldCharType="end"/>
      </w:r>
    </w:p>
    <w:p w14:paraId="3632ED96" w14:textId="06559E95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5.</w:t>
      </w:r>
      <w:r w:rsidRPr="009A67C2">
        <w:rPr>
          <w:rFonts w:ascii="Arial" w:eastAsiaTheme="minorEastAsia" w:hAnsi="Arial" w:cs="Arial"/>
          <w:b w:val="0"/>
          <w:szCs w:val="21"/>
          <w:lang w:val="en-SG" w:eastAsia="en-GB" w:bidi="hi-IN"/>
        </w:rPr>
        <w:tab/>
      </w:r>
      <w:r w:rsidRPr="009A67C2">
        <w:rPr>
          <w:rFonts w:ascii="Arial" w:hAnsi="Arial" w:cs="Arial"/>
        </w:rPr>
        <w:t>Non-functional Requirements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_Toc118644329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20</w:t>
      </w:r>
      <w:r w:rsidRPr="009A67C2">
        <w:rPr>
          <w:rFonts w:ascii="Arial" w:hAnsi="Arial" w:cs="Arial"/>
        </w:rPr>
        <w:fldChar w:fldCharType="end"/>
      </w:r>
    </w:p>
    <w:p w14:paraId="5AD17533" w14:textId="3B817C93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5.1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Performance Requirements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_Toc118644330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20</w:t>
      </w:r>
      <w:r w:rsidRPr="009A67C2">
        <w:rPr>
          <w:rFonts w:ascii="Arial" w:hAnsi="Arial" w:cs="Arial"/>
          <w:noProof/>
        </w:rPr>
        <w:fldChar w:fldCharType="end"/>
      </w:r>
    </w:p>
    <w:p w14:paraId="3089F9F9" w14:textId="7966D4CE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5.2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Safety Requirements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_Toc118644331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21</w:t>
      </w:r>
      <w:r w:rsidRPr="009A67C2">
        <w:rPr>
          <w:rFonts w:ascii="Arial" w:hAnsi="Arial" w:cs="Arial"/>
          <w:noProof/>
        </w:rPr>
        <w:fldChar w:fldCharType="end"/>
      </w:r>
    </w:p>
    <w:p w14:paraId="38479422" w14:textId="63701E5D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5.3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Security Requirements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_Toc118644332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21</w:t>
      </w:r>
      <w:r w:rsidRPr="009A67C2">
        <w:rPr>
          <w:rFonts w:ascii="Arial" w:hAnsi="Arial" w:cs="Arial"/>
          <w:noProof/>
        </w:rPr>
        <w:fldChar w:fldCharType="end"/>
      </w:r>
    </w:p>
    <w:p w14:paraId="2D0AAB8D" w14:textId="2B618217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5.4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Software Quality Attributes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_Toc118644333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21</w:t>
      </w:r>
      <w:r w:rsidRPr="009A67C2">
        <w:rPr>
          <w:rFonts w:ascii="Arial" w:hAnsi="Arial" w:cs="Arial"/>
          <w:noProof/>
        </w:rPr>
        <w:fldChar w:fldCharType="end"/>
      </w:r>
    </w:p>
    <w:p w14:paraId="0D6419D7" w14:textId="60E036BD" w:rsidR="009A67C2" w:rsidRPr="009A67C2" w:rsidRDefault="009A67C2">
      <w:pPr>
        <w:pStyle w:val="TOC2"/>
        <w:tabs>
          <w:tab w:val="left" w:pos="960"/>
        </w:tabs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</w:pPr>
      <w:r w:rsidRPr="009A67C2">
        <w:rPr>
          <w:rFonts w:ascii="Arial" w:hAnsi="Arial" w:cs="Arial"/>
          <w:noProof/>
        </w:rPr>
        <w:t>5.5</w:t>
      </w:r>
      <w:r w:rsidRPr="009A67C2">
        <w:rPr>
          <w:rFonts w:ascii="Arial" w:eastAsiaTheme="minorEastAsia" w:hAnsi="Arial" w:cs="Arial"/>
          <w:noProof/>
          <w:sz w:val="24"/>
          <w:szCs w:val="21"/>
          <w:lang w:val="en-SG" w:eastAsia="en-GB" w:bidi="hi-IN"/>
        </w:rPr>
        <w:tab/>
      </w:r>
      <w:r w:rsidRPr="009A67C2">
        <w:rPr>
          <w:rFonts w:ascii="Arial" w:hAnsi="Arial" w:cs="Arial"/>
          <w:noProof/>
        </w:rPr>
        <w:t>Business Rules</w:t>
      </w:r>
      <w:r w:rsidRPr="009A67C2">
        <w:rPr>
          <w:rFonts w:ascii="Arial" w:hAnsi="Arial" w:cs="Arial"/>
          <w:noProof/>
        </w:rPr>
        <w:tab/>
      </w:r>
      <w:r w:rsidRPr="009A67C2">
        <w:rPr>
          <w:rFonts w:ascii="Arial" w:hAnsi="Arial" w:cs="Arial"/>
          <w:noProof/>
        </w:rPr>
        <w:fldChar w:fldCharType="begin"/>
      </w:r>
      <w:r w:rsidRPr="009A67C2">
        <w:rPr>
          <w:rFonts w:ascii="Arial" w:hAnsi="Arial" w:cs="Arial"/>
          <w:noProof/>
        </w:rPr>
        <w:instrText xml:space="preserve"> PAGEREF _Toc118644334 \h </w:instrText>
      </w:r>
      <w:r w:rsidRPr="009A67C2">
        <w:rPr>
          <w:rFonts w:ascii="Arial" w:hAnsi="Arial" w:cs="Arial"/>
          <w:noProof/>
        </w:rPr>
      </w:r>
      <w:r w:rsidRPr="009A67C2">
        <w:rPr>
          <w:rFonts w:ascii="Arial" w:hAnsi="Arial" w:cs="Arial"/>
          <w:noProof/>
        </w:rPr>
        <w:fldChar w:fldCharType="separate"/>
      </w:r>
      <w:r>
        <w:rPr>
          <w:rFonts w:ascii="Arial" w:hAnsi="Arial" w:cs="Arial"/>
          <w:noProof/>
        </w:rPr>
        <w:t>22</w:t>
      </w:r>
      <w:r w:rsidRPr="009A67C2">
        <w:rPr>
          <w:rFonts w:ascii="Arial" w:hAnsi="Arial" w:cs="Arial"/>
          <w:noProof/>
        </w:rPr>
        <w:fldChar w:fldCharType="end"/>
      </w:r>
    </w:p>
    <w:p w14:paraId="544009DF" w14:textId="78FB115B" w:rsidR="009A67C2" w:rsidRPr="009A67C2" w:rsidRDefault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Appendix A: Glossary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_Toc118644335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23</w:t>
      </w:r>
      <w:r w:rsidRPr="009A67C2">
        <w:rPr>
          <w:rFonts w:ascii="Arial" w:hAnsi="Arial" w:cs="Arial"/>
        </w:rPr>
        <w:fldChar w:fldCharType="end"/>
      </w:r>
    </w:p>
    <w:p w14:paraId="7EC94D4D" w14:textId="6FC5EA88" w:rsidR="009A67C2" w:rsidRPr="009A67C2" w:rsidRDefault="009A67C2" w:rsidP="009A67C2">
      <w:pPr>
        <w:pStyle w:val="TOC1"/>
        <w:rPr>
          <w:rFonts w:ascii="Arial" w:eastAsiaTheme="minorEastAsia" w:hAnsi="Arial" w:cs="Arial"/>
          <w:b w:val="0"/>
          <w:szCs w:val="21"/>
          <w:lang w:val="en-SG" w:eastAsia="en-GB" w:bidi="hi-IN"/>
        </w:rPr>
      </w:pPr>
      <w:r w:rsidRPr="009A67C2">
        <w:rPr>
          <w:rFonts w:ascii="Arial" w:hAnsi="Arial" w:cs="Arial"/>
        </w:rPr>
        <w:t>Appendix B: Analysis Models</w:t>
      </w:r>
      <w:r w:rsidRPr="009A67C2">
        <w:rPr>
          <w:rFonts w:ascii="Arial" w:hAnsi="Arial" w:cs="Arial"/>
        </w:rPr>
        <w:tab/>
      </w:r>
      <w:r w:rsidRPr="009A67C2">
        <w:rPr>
          <w:rFonts w:ascii="Arial" w:hAnsi="Arial" w:cs="Arial"/>
        </w:rPr>
        <w:fldChar w:fldCharType="begin"/>
      </w:r>
      <w:r w:rsidRPr="009A67C2">
        <w:rPr>
          <w:rFonts w:ascii="Arial" w:hAnsi="Arial" w:cs="Arial"/>
        </w:rPr>
        <w:instrText xml:space="preserve"> PAGEREF _Toc118644336 \h </w:instrText>
      </w:r>
      <w:r w:rsidRPr="009A67C2">
        <w:rPr>
          <w:rFonts w:ascii="Arial" w:hAnsi="Arial" w:cs="Arial"/>
        </w:rPr>
      </w:r>
      <w:r w:rsidRPr="009A67C2"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24</w:t>
      </w:r>
      <w:r w:rsidRPr="009A67C2">
        <w:rPr>
          <w:rFonts w:ascii="Arial" w:hAnsi="Arial" w:cs="Arial"/>
        </w:rPr>
        <w:fldChar w:fldCharType="end"/>
      </w:r>
    </w:p>
    <w:p w14:paraId="2ED92922" w14:textId="0BA77FA8" w:rsidR="00274B62" w:rsidRDefault="00274B62">
      <w:pPr>
        <w:rPr>
          <w:rFonts w:ascii="Times New Roman" w:hAnsi="Times New Roman"/>
          <w:b/>
          <w:noProof/>
        </w:rPr>
      </w:pPr>
      <w:r w:rsidRPr="009A67C2">
        <w:rPr>
          <w:rFonts w:ascii="Arial" w:hAnsi="Arial" w:cs="Arial"/>
          <w:b/>
          <w:noProof/>
        </w:rPr>
        <w:fldChar w:fldCharType="end"/>
      </w:r>
    </w:p>
    <w:p w14:paraId="57531A18" w14:textId="06055ECF" w:rsidR="00274B62" w:rsidRDefault="00274B62">
      <w:pPr>
        <w:sectPr w:rsidR="00274B62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2A1CE948" w14:textId="77777777" w:rsidR="00274B62" w:rsidRPr="006D7843" w:rsidRDefault="00274B62" w:rsidP="00730C64">
      <w:pPr>
        <w:pStyle w:val="Heading1"/>
      </w:pPr>
      <w:bookmarkStart w:id="6" w:name="_Toc439994665"/>
      <w:bookmarkStart w:id="7" w:name="_Toc118644305"/>
      <w:r w:rsidRPr="006D7843">
        <w:lastRenderedPageBreak/>
        <w:t>Introduction</w:t>
      </w:r>
      <w:bookmarkEnd w:id="6"/>
      <w:bookmarkEnd w:id="7"/>
    </w:p>
    <w:p w14:paraId="322E36F0" w14:textId="77777777" w:rsidR="00274B62" w:rsidRPr="009B4404" w:rsidRDefault="439A0A59" w:rsidP="00730C64">
      <w:pPr>
        <w:pStyle w:val="Heading2"/>
      </w:pPr>
      <w:bookmarkStart w:id="8" w:name="_Toc439994667"/>
      <w:bookmarkStart w:id="9" w:name="_Toc118644306"/>
      <w:r w:rsidRPr="009B4404">
        <w:t>Purpose</w:t>
      </w:r>
      <w:bookmarkEnd w:id="8"/>
      <w:bookmarkEnd w:id="9"/>
      <w:r w:rsidRPr="009B4404">
        <w:t xml:space="preserve"> </w:t>
      </w:r>
    </w:p>
    <w:p w14:paraId="3B3A5989" w14:textId="784F2958" w:rsidR="005A1380" w:rsidRPr="005A1380" w:rsidRDefault="00442336" w:rsidP="00F120B6">
      <w:pPr>
        <w:spacing w:line="240" w:lineRule="auto"/>
        <w:rPr>
          <w:rFonts w:ascii="Arial" w:hAnsi="Arial"/>
          <w:iCs/>
          <w:sz w:val="22"/>
        </w:rPr>
      </w:pPr>
      <w:r>
        <w:rPr>
          <w:rFonts w:ascii="Arial" w:hAnsi="Arial"/>
          <w:iCs/>
          <w:sz w:val="22"/>
        </w:rPr>
        <w:t>The software requirements specified in this document</w:t>
      </w:r>
      <w:r w:rsidR="00F120B6">
        <w:rPr>
          <w:rFonts w:ascii="Arial" w:hAnsi="Arial"/>
          <w:iCs/>
          <w:sz w:val="22"/>
        </w:rPr>
        <w:t xml:space="preserve"> provides supportive information on </w:t>
      </w:r>
      <w:proofErr w:type="spellStart"/>
      <w:r w:rsidR="00F120B6">
        <w:rPr>
          <w:rFonts w:ascii="Arial" w:hAnsi="Arial"/>
          <w:iCs/>
          <w:sz w:val="22"/>
        </w:rPr>
        <w:t>FitBud</w:t>
      </w:r>
      <w:proofErr w:type="spellEnd"/>
      <w:r w:rsidR="00F120B6">
        <w:rPr>
          <w:rFonts w:ascii="Arial" w:hAnsi="Arial"/>
          <w:iCs/>
          <w:sz w:val="22"/>
        </w:rPr>
        <w:t xml:space="preserve">. This document will </w:t>
      </w:r>
      <w:r w:rsidR="00C9039B">
        <w:rPr>
          <w:rFonts w:ascii="Arial" w:hAnsi="Arial"/>
          <w:iCs/>
          <w:sz w:val="22"/>
        </w:rPr>
        <w:t xml:space="preserve">explain the purpose, </w:t>
      </w:r>
      <w:proofErr w:type="gramStart"/>
      <w:r w:rsidR="00C9039B">
        <w:rPr>
          <w:rFonts w:ascii="Arial" w:hAnsi="Arial"/>
          <w:iCs/>
          <w:sz w:val="22"/>
        </w:rPr>
        <w:t>featur</w:t>
      </w:r>
      <w:r w:rsidR="00667A37">
        <w:rPr>
          <w:rFonts w:ascii="Arial" w:hAnsi="Arial"/>
          <w:iCs/>
          <w:sz w:val="22"/>
        </w:rPr>
        <w:t>es</w:t>
      </w:r>
      <w:proofErr w:type="gramEnd"/>
      <w:r w:rsidR="00667A37">
        <w:rPr>
          <w:rFonts w:ascii="Arial" w:hAnsi="Arial"/>
          <w:iCs/>
          <w:sz w:val="22"/>
        </w:rPr>
        <w:t xml:space="preserve"> and interface of the application. In addition, the document will </w:t>
      </w:r>
      <w:r w:rsidR="00814C1A">
        <w:rPr>
          <w:rFonts w:ascii="Arial" w:hAnsi="Arial"/>
          <w:iCs/>
          <w:sz w:val="22"/>
        </w:rPr>
        <w:t xml:space="preserve">present a detailed description </w:t>
      </w:r>
      <w:r w:rsidR="007C6CF7">
        <w:rPr>
          <w:rFonts w:ascii="Arial" w:hAnsi="Arial"/>
          <w:iCs/>
          <w:sz w:val="22"/>
        </w:rPr>
        <w:t>about</w:t>
      </w:r>
      <w:r w:rsidR="00814C1A">
        <w:rPr>
          <w:rFonts w:ascii="Arial" w:hAnsi="Arial"/>
          <w:iCs/>
          <w:sz w:val="22"/>
        </w:rPr>
        <w:t xml:space="preserve"> the </w:t>
      </w:r>
      <w:r w:rsidR="00C31E7B">
        <w:rPr>
          <w:rFonts w:ascii="Arial" w:hAnsi="Arial"/>
          <w:iCs/>
          <w:sz w:val="22"/>
        </w:rPr>
        <w:t xml:space="preserve">operating environment, </w:t>
      </w:r>
      <w:proofErr w:type="gramStart"/>
      <w:r w:rsidR="00C31E7B">
        <w:rPr>
          <w:rFonts w:ascii="Arial" w:hAnsi="Arial"/>
          <w:iCs/>
          <w:sz w:val="22"/>
        </w:rPr>
        <w:t>design</w:t>
      </w:r>
      <w:proofErr w:type="gramEnd"/>
      <w:r w:rsidR="00C31E7B">
        <w:rPr>
          <w:rFonts w:ascii="Arial" w:hAnsi="Arial"/>
          <w:iCs/>
          <w:sz w:val="22"/>
        </w:rPr>
        <w:t xml:space="preserve"> and implementation constraint of </w:t>
      </w:r>
      <w:proofErr w:type="spellStart"/>
      <w:r w:rsidR="007C6CF7">
        <w:rPr>
          <w:rFonts w:ascii="Arial" w:hAnsi="Arial"/>
          <w:iCs/>
          <w:sz w:val="22"/>
        </w:rPr>
        <w:t>FitBud</w:t>
      </w:r>
      <w:proofErr w:type="spellEnd"/>
      <w:r w:rsidR="007C6CF7">
        <w:rPr>
          <w:rFonts w:ascii="Arial" w:hAnsi="Arial"/>
          <w:iCs/>
          <w:sz w:val="22"/>
        </w:rPr>
        <w:t>.</w:t>
      </w:r>
    </w:p>
    <w:p w14:paraId="510C5FA9" w14:textId="5A9483AA" w:rsidR="007D3164" w:rsidRPr="009B4404" w:rsidRDefault="439A0A59" w:rsidP="00730C64">
      <w:pPr>
        <w:pStyle w:val="Heading2"/>
      </w:pPr>
      <w:bookmarkStart w:id="10" w:name="_Toc439994668"/>
      <w:bookmarkStart w:id="11" w:name="_Toc118644307"/>
      <w:r w:rsidRPr="009B4404">
        <w:t>Document Conventions</w:t>
      </w:r>
      <w:bookmarkEnd w:id="10"/>
      <w:bookmarkEnd w:id="11"/>
    </w:p>
    <w:p w14:paraId="584E4579" w14:textId="4B258388" w:rsidR="007D3164" w:rsidRDefault="007D3164">
      <w:pPr>
        <w:pStyle w:val="template"/>
        <w:rPr>
          <w:i w:val="0"/>
          <w:iCs/>
        </w:rPr>
      </w:pPr>
      <w:r w:rsidRPr="007D3164">
        <w:rPr>
          <w:i w:val="0"/>
          <w:iCs/>
        </w:rPr>
        <w:t>The</w:t>
      </w:r>
      <w:r>
        <w:rPr>
          <w:i w:val="0"/>
          <w:iCs/>
        </w:rPr>
        <w:t xml:space="preserve"> </w:t>
      </w:r>
      <w:r w:rsidR="007C7008">
        <w:rPr>
          <w:i w:val="0"/>
          <w:iCs/>
        </w:rPr>
        <w:t xml:space="preserve">format of the software requirement specifications </w:t>
      </w:r>
      <w:r w:rsidR="00E84C14">
        <w:rPr>
          <w:i w:val="0"/>
          <w:iCs/>
        </w:rPr>
        <w:t>are as follows:</w:t>
      </w:r>
    </w:p>
    <w:p w14:paraId="571AC9C5" w14:textId="77777777" w:rsidR="0036617A" w:rsidRDefault="0036617A">
      <w:pPr>
        <w:pStyle w:val="template"/>
        <w:rPr>
          <w:i w:val="0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4"/>
        <w:gridCol w:w="2421"/>
        <w:gridCol w:w="2405"/>
        <w:gridCol w:w="2268"/>
      </w:tblGrid>
      <w:tr w:rsidR="009B4404" w14:paraId="6B2FC020" w14:textId="5F7E26C6" w:rsidTr="009B4404">
        <w:tc>
          <w:tcPr>
            <w:tcW w:w="2544" w:type="dxa"/>
          </w:tcPr>
          <w:p w14:paraId="2770D4CC" w14:textId="2C8AA074" w:rsidR="009B4404" w:rsidRPr="009B4404" w:rsidRDefault="009B4404">
            <w:pPr>
              <w:pStyle w:val="template"/>
              <w:rPr>
                <w:b/>
                <w:bCs/>
                <w:i w:val="0"/>
                <w:iCs/>
              </w:rPr>
            </w:pPr>
            <w:r w:rsidRPr="009B4404">
              <w:rPr>
                <w:b/>
                <w:bCs/>
                <w:i w:val="0"/>
                <w:iCs/>
              </w:rPr>
              <w:t>Segment</w:t>
            </w:r>
          </w:p>
        </w:tc>
        <w:tc>
          <w:tcPr>
            <w:tcW w:w="2421" w:type="dxa"/>
          </w:tcPr>
          <w:p w14:paraId="2EA05DD1" w14:textId="74E459A3" w:rsidR="009B4404" w:rsidRPr="009B4404" w:rsidRDefault="009B4404">
            <w:pPr>
              <w:pStyle w:val="template"/>
              <w:rPr>
                <w:b/>
                <w:bCs/>
                <w:i w:val="0"/>
                <w:iCs/>
              </w:rPr>
            </w:pPr>
            <w:r w:rsidRPr="009B4404">
              <w:rPr>
                <w:b/>
                <w:bCs/>
                <w:i w:val="0"/>
                <w:iCs/>
              </w:rPr>
              <w:t>Font Type</w:t>
            </w:r>
          </w:p>
        </w:tc>
        <w:tc>
          <w:tcPr>
            <w:tcW w:w="2405" w:type="dxa"/>
          </w:tcPr>
          <w:p w14:paraId="593BEE3F" w14:textId="0A24F1EE" w:rsidR="009B4404" w:rsidRPr="009B4404" w:rsidRDefault="009B4404">
            <w:pPr>
              <w:pStyle w:val="template"/>
              <w:rPr>
                <w:b/>
                <w:bCs/>
                <w:i w:val="0"/>
                <w:iCs/>
              </w:rPr>
            </w:pPr>
            <w:r w:rsidRPr="009B4404">
              <w:rPr>
                <w:b/>
                <w:bCs/>
                <w:i w:val="0"/>
                <w:iCs/>
              </w:rPr>
              <w:t>Font Size</w:t>
            </w:r>
          </w:p>
        </w:tc>
        <w:tc>
          <w:tcPr>
            <w:tcW w:w="2268" w:type="dxa"/>
          </w:tcPr>
          <w:p w14:paraId="05A26395" w14:textId="78CB4D0D" w:rsidR="009B4404" w:rsidRPr="009B4404" w:rsidRDefault="009B4404">
            <w:pPr>
              <w:pStyle w:val="template"/>
              <w:rPr>
                <w:b/>
                <w:bCs/>
                <w:i w:val="0"/>
                <w:iCs/>
              </w:rPr>
            </w:pPr>
            <w:r w:rsidRPr="009B4404">
              <w:rPr>
                <w:b/>
                <w:bCs/>
                <w:i w:val="0"/>
                <w:iCs/>
              </w:rPr>
              <w:t>Bold</w:t>
            </w:r>
          </w:p>
        </w:tc>
      </w:tr>
      <w:tr w:rsidR="009B4404" w14:paraId="64A19560" w14:textId="430FE13B" w:rsidTr="009B4404">
        <w:tc>
          <w:tcPr>
            <w:tcW w:w="2544" w:type="dxa"/>
          </w:tcPr>
          <w:p w14:paraId="21EA7247" w14:textId="69B78564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Section Headers</w:t>
            </w:r>
          </w:p>
        </w:tc>
        <w:tc>
          <w:tcPr>
            <w:tcW w:w="2421" w:type="dxa"/>
          </w:tcPr>
          <w:p w14:paraId="3A2EE1F0" w14:textId="076C3CA9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Arial</w:t>
            </w:r>
          </w:p>
        </w:tc>
        <w:tc>
          <w:tcPr>
            <w:tcW w:w="2405" w:type="dxa"/>
          </w:tcPr>
          <w:p w14:paraId="339E8D5A" w14:textId="7790DBE0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18</w:t>
            </w:r>
          </w:p>
        </w:tc>
        <w:tc>
          <w:tcPr>
            <w:tcW w:w="2268" w:type="dxa"/>
          </w:tcPr>
          <w:p w14:paraId="53407863" w14:textId="4B7A060B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Yes</w:t>
            </w:r>
          </w:p>
        </w:tc>
      </w:tr>
      <w:tr w:rsidR="009B4404" w14:paraId="5B9C3B7A" w14:textId="35865E57" w:rsidTr="009B4404">
        <w:tc>
          <w:tcPr>
            <w:tcW w:w="2544" w:type="dxa"/>
          </w:tcPr>
          <w:p w14:paraId="25EC825B" w14:textId="797092EF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Sub-Section Headers</w:t>
            </w:r>
          </w:p>
        </w:tc>
        <w:tc>
          <w:tcPr>
            <w:tcW w:w="2421" w:type="dxa"/>
          </w:tcPr>
          <w:p w14:paraId="7D51A7E9" w14:textId="7596744F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Arial</w:t>
            </w:r>
          </w:p>
        </w:tc>
        <w:tc>
          <w:tcPr>
            <w:tcW w:w="2405" w:type="dxa"/>
          </w:tcPr>
          <w:p w14:paraId="40A38118" w14:textId="1875282E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14</w:t>
            </w:r>
          </w:p>
        </w:tc>
        <w:tc>
          <w:tcPr>
            <w:tcW w:w="2268" w:type="dxa"/>
          </w:tcPr>
          <w:p w14:paraId="7EDE12A8" w14:textId="717D832F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Yes</w:t>
            </w:r>
          </w:p>
        </w:tc>
      </w:tr>
      <w:tr w:rsidR="009B4404" w14:paraId="3A03046D" w14:textId="7E87E3A2" w:rsidTr="009B4404">
        <w:tc>
          <w:tcPr>
            <w:tcW w:w="2544" w:type="dxa"/>
          </w:tcPr>
          <w:p w14:paraId="4566FD33" w14:textId="049783D4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Normal Text</w:t>
            </w:r>
          </w:p>
        </w:tc>
        <w:tc>
          <w:tcPr>
            <w:tcW w:w="2421" w:type="dxa"/>
          </w:tcPr>
          <w:p w14:paraId="1B0C6160" w14:textId="40E4ABDC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Arial</w:t>
            </w:r>
          </w:p>
        </w:tc>
        <w:tc>
          <w:tcPr>
            <w:tcW w:w="2405" w:type="dxa"/>
          </w:tcPr>
          <w:p w14:paraId="45005D2B" w14:textId="6346CE9E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11</w:t>
            </w:r>
          </w:p>
        </w:tc>
        <w:tc>
          <w:tcPr>
            <w:tcW w:w="2268" w:type="dxa"/>
          </w:tcPr>
          <w:p w14:paraId="3E34C70C" w14:textId="29C28801" w:rsidR="009B4404" w:rsidRDefault="009B4404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No</w:t>
            </w:r>
          </w:p>
        </w:tc>
      </w:tr>
    </w:tbl>
    <w:p w14:paraId="0171BFF5" w14:textId="77777777" w:rsidR="00274B62" w:rsidRDefault="00274B62" w:rsidP="00730C64">
      <w:pPr>
        <w:pStyle w:val="Heading2"/>
      </w:pPr>
      <w:bookmarkStart w:id="12" w:name="_Toc439994669"/>
      <w:bookmarkStart w:id="13" w:name="_Toc118644308"/>
      <w:r>
        <w:t>Intended Audience and Reading Suggestions</w:t>
      </w:r>
      <w:bookmarkEnd w:id="12"/>
      <w:bookmarkEnd w:id="13"/>
    </w:p>
    <w:p w14:paraId="32A39766" w14:textId="7152434A" w:rsidR="00914838" w:rsidRDefault="00914838">
      <w:pPr>
        <w:pStyle w:val="template"/>
        <w:rPr>
          <w:i w:val="0"/>
          <w:iCs/>
        </w:rPr>
      </w:pPr>
      <w:r>
        <w:rPr>
          <w:i w:val="0"/>
          <w:iCs/>
        </w:rPr>
        <w:t>This software requirement</w:t>
      </w:r>
      <w:r w:rsidR="00EF30C9">
        <w:rPr>
          <w:i w:val="0"/>
          <w:iCs/>
        </w:rPr>
        <w:t xml:space="preserve"> specifications document is intended for developers, product managers, project managers, </w:t>
      </w:r>
      <w:proofErr w:type="gramStart"/>
      <w:r w:rsidR="00EF30C9">
        <w:rPr>
          <w:i w:val="0"/>
          <w:iCs/>
        </w:rPr>
        <w:t>users</w:t>
      </w:r>
      <w:proofErr w:type="gramEnd"/>
      <w:r w:rsidR="00EF30C9">
        <w:rPr>
          <w:i w:val="0"/>
          <w:iCs/>
        </w:rPr>
        <w:t xml:space="preserve"> and testers.</w:t>
      </w:r>
    </w:p>
    <w:p w14:paraId="0AD63AD4" w14:textId="77777777" w:rsidR="00F94561" w:rsidRDefault="00F94561">
      <w:pPr>
        <w:pStyle w:val="template"/>
        <w:rPr>
          <w:i w:val="0"/>
          <w:iCs/>
        </w:rPr>
      </w:pPr>
    </w:p>
    <w:p w14:paraId="5434C24B" w14:textId="2D2AB60C" w:rsidR="00914838" w:rsidRDefault="00A7792B">
      <w:pPr>
        <w:pStyle w:val="template"/>
        <w:rPr>
          <w:i w:val="0"/>
          <w:iCs/>
        </w:rPr>
      </w:pPr>
      <w:r>
        <w:rPr>
          <w:i w:val="0"/>
          <w:iCs/>
        </w:rPr>
        <w:t xml:space="preserve">Developers </w:t>
      </w:r>
      <w:r w:rsidR="00D0073A">
        <w:rPr>
          <w:i w:val="0"/>
          <w:iCs/>
        </w:rPr>
        <w:t>can review the application capabilities and understand which section of the appli</w:t>
      </w:r>
      <w:r w:rsidR="00D275E4">
        <w:rPr>
          <w:i w:val="0"/>
          <w:iCs/>
        </w:rPr>
        <w:t>cation</w:t>
      </w:r>
      <w:r w:rsidR="003263C9">
        <w:rPr>
          <w:i w:val="0"/>
          <w:iCs/>
        </w:rPr>
        <w:t xml:space="preserve"> should be targeted </w:t>
      </w:r>
      <w:r w:rsidR="00E74E25">
        <w:rPr>
          <w:i w:val="0"/>
          <w:iCs/>
        </w:rPr>
        <w:t>to</w:t>
      </w:r>
      <w:r w:rsidR="003263C9">
        <w:rPr>
          <w:i w:val="0"/>
          <w:iCs/>
        </w:rPr>
        <w:t xml:space="preserve"> add new features </w:t>
      </w:r>
      <w:r w:rsidR="008248D8">
        <w:rPr>
          <w:i w:val="0"/>
          <w:iCs/>
        </w:rPr>
        <w:t xml:space="preserve">or improve the capabilities of the application for further enhancement. </w:t>
      </w:r>
      <w:r w:rsidR="00DA1B96">
        <w:rPr>
          <w:i w:val="0"/>
          <w:iCs/>
        </w:rPr>
        <w:t>Developers could read this document</w:t>
      </w:r>
      <w:r w:rsidR="0036062E">
        <w:rPr>
          <w:i w:val="0"/>
          <w:iCs/>
        </w:rPr>
        <w:t xml:space="preserve"> in the following order:</w:t>
      </w:r>
    </w:p>
    <w:p w14:paraId="377BC67C" w14:textId="39694952" w:rsidR="0036062E" w:rsidRDefault="00F710E2" w:rsidP="00730C64">
      <w:pPr>
        <w:pStyle w:val="template"/>
        <w:numPr>
          <w:ilvl w:val="0"/>
          <w:numId w:val="13"/>
        </w:numPr>
        <w:rPr>
          <w:i w:val="0"/>
          <w:iCs/>
        </w:rPr>
      </w:pPr>
      <w:r>
        <w:rPr>
          <w:i w:val="0"/>
          <w:iCs/>
        </w:rPr>
        <w:t xml:space="preserve">Overall Description </w:t>
      </w:r>
    </w:p>
    <w:p w14:paraId="71339ABF" w14:textId="1AB58264" w:rsidR="00F710E2" w:rsidRDefault="00F710E2" w:rsidP="00730C64">
      <w:pPr>
        <w:pStyle w:val="template"/>
        <w:numPr>
          <w:ilvl w:val="0"/>
          <w:numId w:val="13"/>
        </w:numPr>
        <w:rPr>
          <w:i w:val="0"/>
          <w:iCs/>
        </w:rPr>
      </w:pPr>
      <w:r>
        <w:rPr>
          <w:i w:val="0"/>
          <w:iCs/>
        </w:rPr>
        <w:t>External Interface Requirements</w:t>
      </w:r>
    </w:p>
    <w:p w14:paraId="096EE177" w14:textId="471C7426" w:rsidR="00F710E2" w:rsidRDefault="00F710E2" w:rsidP="00730C64">
      <w:pPr>
        <w:pStyle w:val="template"/>
        <w:numPr>
          <w:ilvl w:val="0"/>
          <w:numId w:val="13"/>
        </w:numPr>
        <w:rPr>
          <w:i w:val="0"/>
          <w:iCs/>
        </w:rPr>
      </w:pPr>
      <w:r>
        <w:rPr>
          <w:i w:val="0"/>
          <w:iCs/>
        </w:rPr>
        <w:t>System Features</w:t>
      </w:r>
    </w:p>
    <w:p w14:paraId="14EF3993" w14:textId="07EA068B" w:rsidR="00F710E2" w:rsidRDefault="00F710E2" w:rsidP="00730C64">
      <w:pPr>
        <w:pStyle w:val="template"/>
        <w:numPr>
          <w:ilvl w:val="0"/>
          <w:numId w:val="13"/>
        </w:numPr>
        <w:rPr>
          <w:i w:val="0"/>
          <w:iCs/>
        </w:rPr>
      </w:pPr>
      <w:r>
        <w:rPr>
          <w:i w:val="0"/>
          <w:iCs/>
        </w:rPr>
        <w:t>Other</w:t>
      </w:r>
      <w:r w:rsidR="00B065DE">
        <w:rPr>
          <w:i w:val="0"/>
          <w:iCs/>
        </w:rPr>
        <w:t xml:space="preserve"> Non-Functional Requirements</w:t>
      </w:r>
    </w:p>
    <w:p w14:paraId="68CD5529" w14:textId="77777777" w:rsidR="00B065DE" w:rsidRDefault="00B065DE" w:rsidP="00B065DE">
      <w:pPr>
        <w:pStyle w:val="template"/>
        <w:rPr>
          <w:i w:val="0"/>
          <w:iCs/>
        </w:rPr>
      </w:pPr>
    </w:p>
    <w:p w14:paraId="10F5275E" w14:textId="19F6173D" w:rsidR="00B065DE" w:rsidRDefault="003E212F" w:rsidP="00B065DE">
      <w:pPr>
        <w:pStyle w:val="template"/>
        <w:rPr>
          <w:i w:val="0"/>
          <w:iCs/>
        </w:rPr>
      </w:pPr>
      <w:r>
        <w:rPr>
          <w:i w:val="0"/>
          <w:iCs/>
        </w:rPr>
        <w:t xml:space="preserve">This documentation can help project managers in </w:t>
      </w:r>
      <w:r w:rsidR="00D5431E">
        <w:rPr>
          <w:i w:val="0"/>
          <w:iCs/>
        </w:rPr>
        <w:t>the planning and execution of their project.</w:t>
      </w:r>
      <w:r w:rsidR="00E74E25">
        <w:rPr>
          <w:i w:val="0"/>
          <w:iCs/>
        </w:rPr>
        <w:t xml:space="preserve"> For project managers the suggested sequence for reading is:</w:t>
      </w:r>
    </w:p>
    <w:p w14:paraId="6CF1A933" w14:textId="1D9804FC" w:rsidR="00E74E25" w:rsidRDefault="00E74E25" w:rsidP="00730C64">
      <w:pPr>
        <w:pStyle w:val="template"/>
        <w:numPr>
          <w:ilvl w:val="0"/>
          <w:numId w:val="14"/>
        </w:numPr>
        <w:rPr>
          <w:i w:val="0"/>
          <w:iCs/>
        </w:rPr>
      </w:pPr>
      <w:r>
        <w:rPr>
          <w:i w:val="0"/>
          <w:iCs/>
        </w:rPr>
        <w:t>Introduction</w:t>
      </w:r>
    </w:p>
    <w:p w14:paraId="6FBD7B6F" w14:textId="35FCE1D6" w:rsidR="00E74E25" w:rsidRDefault="00E74E25" w:rsidP="00730C64">
      <w:pPr>
        <w:pStyle w:val="template"/>
        <w:numPr>
          <w:ilvl w:val="0"/>
          <w:numId w:val="14"/>
        </w:numPr>
        <w:rPr>
          <w:i w:val="0"/>
          <w:iCs/>
        </w:rPr>
      </w:pPr>
      <w:r>
        <w:rPr>
          <w:i w:val="0"/>
          <w:iCs/>
        </w:rPr>
        <w:t>Overall Description</w:t>
      </w:r>
    </w:p>
    <w:p w14:paraId="1A8C74B9" w14:textId="4E9C6895" w:rsidR="008E22D4" w:rsidRDefault="008E22D4" w:rsidP="00730C64">
      <w:pPr>
        <w:pStyle w:val="template"/>
        <w:numPr>
          <w:ilvl w:val="0"/>
          <w:numId w:val="14"/>
        </w:numPr>
        <w:rPr>
          <w:i w:val="0"/>
          <w:iCs/>
        </w:rPr>
      </w:pPr>
      <w:r w:rsidRPr="005B4022">
        <w:rPr>
          <w:i w:val="0"/>
          <w:iCs/>
        </w:rPr>
        <w:t>Other Non-Functional Requirements</w:t>
      </w:r>
    </w:p>
    <w:p w14:paraId="090A21CC" w14:textId="1A86ADDA" w:rsidR="005B4022" w:rsidRDefault="005B4022" w:rsidP="005B4022">
      <w:pPr>
        <w:pStyle w:val="template"/>
        <w:rPr>
          <w:i w:val="0"/>
          <w:iCs/>
        </w:rPr>
      </w:pPr>
    </w:p>
    <w:p w14:paraId="5D4675CD" w14:textId="77777777" w:rsidR="005B4022" w:rsidRDefault="005B4022" w:rsidP="005B4022">
      <w:pPr>
        <w:pStyle w:val="template"/>
        <w:rPr>
          <w:i w:val="0"/>
          <w:iCs/>
        </w:rPr>
      </w:pPr>
      <w:r>
        <w:rPr>
          <w:i w:val="0"/>
          <w:iCs/>
        </w:rPr>
        <w:t>This documentation can help product managers in setting a product vision and the development of the product. For project managers the suggested sequence for reading is:</w:t>
      </w:r>
    </w:p>
    <w:p w14:paraId="73222B23" w14:textId="77777777" w:rsidR="005B4022" w:rsidRDefault="005B4022" w:rsidP="00730C64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Introduction</w:t>
      </w:r>
    </w:p>
    <w:p w14:paraId="00DDCC9D" w14:textId="77777777" w:rsidR="005B4022" w:rsidRDefault="005B4022" w:rsidP="00730C64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Overall Description</w:t>
      </w:r>
    </w:p>
    <w:p w14:paraId="1A5FE449" w14:textId="7B3A85AB" w:rsidR="005B4022" w:rsidRDefault="005B4022" w:rsidP="00730C64">
      <w:pPr>
        <w:pStyle w:val="template"/>
        <w:numPr>
          <w:ilvl w:val="0"/>
          <w:numId w:val="15"/>
        </w:numPr>
        <w:rPr>
          <w:i w:val="0"/>
          <w:iCs/>
        </w:rPr>
      </w:pPr>
      <w:r w:rsidRPr="005B4022">
        <w:rPr>
          <w:i w:val="0"/>
          <w:iCs/>
        </w:rPr>
        <w:t>Other Non-Functional Requirements</w:t>
      </w:r>
    </w:p>
    <w:p w14:paraId="63C2B1CC" w14:textId="313B111C" w:rsidR="005B4022" w:rsidRDefault="005B4022" w:rsidP="00730C64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External Interface Requirements</w:t>
      </w:r>
    </w:p>
    <w:p w14:paraId="66DA9D74" w14:textId="45351707" w:rsidR="005B4022" w:rsidRDefault="0027735B" w:rsidP="00730C64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System Requirements</w:t>
      </w:r>
    </w:p>
    <w:p w14:paraId="31AB3621" w14:textId="77777777" w:rsidR="0027735B" w:rsidRDefault="0027735B" w:rsidP="0027735B">
      <w:pPr>
        <w:pStyle w:val="template"/>
        <w:rPr>
          <w:i w:val="0"/>
          <w:iCs/>
        </w:rPr>
      </w:pPr>
    </w:p>
    <w:p w14:paraId="1427B943" w14:textId="78D76B85" w:rsidR="00105C01" w:rsidRDefault="0027735B" w:rsidP="002935B5">
      <w:pPr>
        <w:pStyle w:val="template"/>
        <w:rPr>
          <w:i w:val="0"/>
          <w:iCs/>
        </w:rPr>
      </w:pPr>
      <w:r>
        <w:rPr>
          <w:i w:val="0"/>
          <w:iCs/>
        </w:rPr>
        <w:t xml:space="preserve">This documentation can help testers better identify </w:t>
      </w:r>
      <w:r w:rsidR="0070593F">
        <w:rPr>
          <w:i w:val="0"/>
          <w:iCs/>
        </w:rPr>
        <w:t xml:space="preserve">bugs by understanding what </w:t>
      </w:r>
      <w:r w:rsidR="00AC37B8">
        <w:rPr>
          <w:i w:val="0"/>
          <w:iCs/>
        </w:rPr>
        <w:t>the software requirements are</w:t>
      </w:r>
      <w:r w:rsidR="00105C01">
        <w:rPr>
          <w:i w:val="0"/>
          <w:iCs/>
        </w:rPr>
        <w:t xml:space="preserve">. For </w:t>
      </w:r>
      <w:r w:rsidR="00AC37B8">
        <w:rPr>
          <w:i w:val="0"/>
          <w:iCs/>
        </w:rPr>
        <w:t>testers</w:t>
      </w:r>
      <w:r w:rsidR="00105C01">
        <w:rPr>
          <w:i w:val="0"/>
          <w:iCs/>
        </w:rPr>
        <w:t xml:space="preserve"> the suggested sequence for reading is:</w:t>
      </w:r>
    </w:p>
    <w:p w14:paraId="52FB0D6A" w14:textId="77777777" w:rsidR="00105C01" w:rsidRDefault="00105C01" w:rsidP="00730C64">
      <w:pPr>
        <w:pStyle w:val="template"/>
        <w:numPr>
          <w:ilvl w:val="0"/>
          <w:numId w:val="16"/>
        </w:numPr>
        <w:rPr>
          <w:i w:val="0"/>
          <w:iCs/>
        </w:rPr>
      </w:pPr>
      <w:r>
        <w:rPr>
          <w:i w:val="0"/>
          <w:iCs/>
        </w:rPr>
        <w:lastRenderedPageBreak/>
        <w:t>Overall Description</w:t>
      </w:r>
    </w:p>
    <w:p w14:paraId="4E85E616" w14:textId="5BAAA34B" w:rsidR="002935B5" w:rsidRDefault="002935B5" w:rsidP="00730C64">
      <w:pPr>
        <w:pStyle w:val="template"/>
        <w:numPr>
          <w:ilvl w:val="0"/>
          <w:numId w:val="16"/>
        </w:numPr>
        <w:rPr>
          <w:i w:val="0"/>
          <w:iCs/>
        </w:rPr>
      </w:pPr>
      <w:r>
        <w:rPr>
          <w:i w:val="0"/>
          <w:iCs/>
        </w:rPr>
        <w:t>External Interface Req</w:t>
      </w:r>
      <w:r w:rsidR="00AC37B8">
        <w:rPr>
          <w:i w:val="0"/>
          <w:iCs/>
        </w:rPr>
        <w:t>uirements</w:t>
      </w:r>
    </w:p>
    <w:p w14:paraId="197C91C9" w14:textId="1F060089" w:rsidR="00AC37B8" w:rsidRDefault="00AC37B8" w:rsidP="00730C64">
      <w:pPr>
        <w:pStyle w:val="template"/>
        <w:numPr>
          <w:ilvl w:val="0"/>
          <w:numId w:val="16"/>
        </w:numPr>
        <w:rPr>
          <w:i w:val="0"/>
          <w:iCs/>
        </w:rPr>
      </w:pPr>
      <w:r>
        <w:rPr>
          <w:i w:val="0"/>
          <w:iCs/>
        </w:rPr>
        <w:t>System Requirements</w:t>
      </w:r>
    </w:p>
    <w:p w14:paraId="16AB1E70" w14:textId="69916430" w:rsidR="00AC37B8" w:rsidRDefault="00105C01" w:rsidP="00730C64">
      <w:pPr>
        <w:pStyle w:val="template"/>
        <w:numPr>
          <w:ilvl w:val="0"/>
          <w:numId w:val="16"/>
        </w:numPr>
        <w:rPr>
          <w:i w:val="0"/>
          <w:iCs/>
        </w:rPr>
      </w:pPr>
      <w:r w:rsidRPr="00AC37B8">
        <w:rPr>
          <w:i w:val="0"/>
          <w:iCs/>
        </w:rPr>
        <w:t>Other Non-Functional Requirements</w:t>
      </w:r>
    </w:p>
    <w:p w14:paraId="444452B4" w14:textId="77777777" w:rsidR="00AC37B8" w:rsidRDefault="00AC37B8" w:rsidP="00AC37B8">
      <w:pPr>
        <w:pStyle w:val="template"/>
        <w:rPr>
          <w:i w:val="0"/>
          <w:iCs/>
        </w:rPr>
      </w:pPr>
    </w:p>
    <w:p w14:paraId="7183AE7C" w14:textId="084F82D0" w:rsidR="00E864EB" w:rsidRDefault="00AC37B8" w:rsidP="00E864EB">
      <w:pPr>
        <w:pStyle w:val="template"/>
        <w:rPr>
          <w:i w:val="0"/>
          <w:iCs/>
        </w:rPr>
      </w:pPr>
      <w:r>
        <w:rPr>
          <w:i w:val="0"/>
          <w:iCs/>
        </w:rPr>
        <w:t>This documentation can help users understand the purpose</w:t>
      </w:r>
      <w:r w:rsidR="00E864EB">
        <w:rPr>
          <w:i w:val="0"/>
          <w:iCs/>
        </w:rPr>
        <w:t xml:space="preserve"> and the functionality of the application. For users the suggested sequence for reading is:</w:t>
      </w:r>
    </w:p>
    <w:p w14:paraId="63C9BDFC" w14:textId="77777777" w:rsidR="00E864EB" w:rsidRDefault="00E864EB" w:rsidP="00730C64">
      <w:pPr>
        <w:pStyle w:val="template"/>
        <w:numPr>
          <w:ilvl w:val="0"/>
          <w:numId w:val="17"/>
        </w:numPr>
        <w:rPr>
          <w:i w:val="0"/>
          <w:iCs/>
        </w:rPr>
      </w:pPr>
      <w:r>
        <w:rPr>
          <w:i w:val="0"/>
          <w:iCs/>
        </w:rPr>
        <w:t>Introduction</w:t>
      </w:r>
    </w:p>
    <w:p w14:paraId="4D8A5EF6" w14:textId="77777777" w:rsidR="00E864EB" w:rsidRDefault="00E864EB" w:rsidP="00730C64">
      <w:pPr>
        <w:pStyle w:val="template"/>
        <w:numPr>
          <w:ilvl w:val="0"/>
          <w:numId w:val="17"/>
        </w:numPr>
        <w:rPr>
          <w:i w:val="0"/>
          <w:iCs/>
        </w:rPr>
      </w:pPr>
      <w:r>
        <w:rPr>
          <w:i w:val="0"/>
          <w:iCs/>
        </w:rPr>
        <w:t>Overall Description</w:t>
      </w:r>
    </w:p>
    <w:p w14:paraId="4095CF4A" w14:textId="2526BC84" w:rsidR="0027735B" w:rsidRPr="00E864EB" w:rsidRDefault="00E864EB" w:rsidP="00730C64">
      <w:pPr>
        <w:pStyle w:val="template"/>
        <w:numPr>
          <w:ilvl w:val="0"/>
          <w:numId w:val="17"/>
        </w:numPr>
        <w:rPr>
          <w:i w:val="0"/>
          <w:iCs/>
        </w:rPr>
      </w:pPr>
      <w:r w:rsidRPr="00E864EB">
        <w:rPr>
          <w:i w:val="0"/>
          <w:iCs/>
        </w:rPr>
        <w:t>Other Non-Functional Requirements</w:t>
      </w:r>
    </w:p>
    <w:p w14:paraId="551A4814" w14:textId="77777777" w:rsidR="00914838" w:rsidRDefault="00914838">
      <w:pPr>
        <w:pStyle w:val="template"/>
      </w:pPr>
    </w:p>
    <w:p w14:paraId="6F9F33AA" w14:textId="58BD8181" w:rsidR="00274B62" w:rsidRDefault="439A0A59" w:rsidP="00730C64">
      <w:pPr>
        <w:pStyle w:val="Heading2"/>
      </w:pPr>
      <w:bookmarkStart w:id="14" w:name="_Toc439994670"/>
      <w:bookmarkStart w:id="15" w:name="_Toc118644309"/>
      <w:r>
        <w:t>Product Scope</w:t>
      </w:r>
      <w:bookmarkEnd w:id="14"/>
      <w:bookmarkEnd w:id="15"/>
    </w:p>
    <w:p w14:paraId="46A80E82" w14:textId="37ABC89F" w:rsidR="00ED7124" w:rsidRDefault="00536C21">
      <w:pPr>
        <w:pStyle w:val="template"/>
        <w:rPr>
          <w:i w:val="0"/>
          <w:iCs/>
        </w:rPr>
      </w:pPr>
      <w:r>
        <w:rPr>
          <w:i w:val="0"/>
          <w:iCs/>
        </w:rPr>
        <w:t xml:space="preserve">The product implementation is </w:t>
      </w:r>
      <w:proofErr w:type="spellStart"/>
      <w:r>
        <w:rPr>
          <w:i w:val="0"/>
          <w:iCs/>
        </w:rPr>
        <w:t>FitBud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FitBud</w:t>
      </w:r>
      <w:proofErr w:type="spellEnd"/>
      <w:r>
        <w:rPr>
          <w:i w:val="0"/>
          <w:iCs/>
        </w:rPr>
        <w:t xml:space="preserve"> is a mobile application which</w:t>
      </w:r>
      <w:r w:rsidR="00887EFA">
        <w:rPr>
          <w:i w:val="0"/>
          <w:iCs/>
        </w:rPr>
        <w:t xml:space="preserve"> is primarily</w:t>
      </w:r>
      <w:r w:rsidR="009F29CF">
        <w:rPr>
          <w:i w:val="0"/>
          <w:iCs/>
        </w:rPr>
        <w:t xml:space="preserve"> aim</w:t>
      </w:r>
      <w:r w:rsidR="00887EFA">
        <w:rPr>
          <w:i w:val="0"/>
          <w:iCs/>
        </w:rPr>
        <w:t>ed</w:t>
      </w:r>
      <w:r w:rsidR="009F29CF">
        <w:rPr>
          <w:i w:val="0"/>
          <w:iCs/>
        </w:rPr>
        <w:t xml:space="preserve"> to help full-time national servicemen (NSFs)</w:t>
      </w:r>
      <w:r w:rsidR="00887EFA">
        <w:rPr>
          <w:i w:val="0"/>
          <w:iCs/>
        </w:rPr>
        <w:t xml:space="preserve"> and </w:t>
      </w:r>
      <w:r w:rsidR="001764F4">
        <w:rPr>
          <w:i w:val="0"/>
          <w:iCs/>
        </w:rPr>
        <w:t>operationally ready national servicemen (</w:t>
      </w:r>
      <w:proofErr w:type="spellStart"/>
      <w:r w:rsidR="001764F4">
        <w:rPr>
          <w:i w:val="0"/>
          <w:iCs/>
        </w:rPr>
        <w:t>NSMen</w:t>
      </w:r>
      <w:proofErr w:type="spellEnd"/>
      <w:r w:rsidR="00887EFA">
        <w:rPr>
          <w:i w:val="0"/>
          <w:iCs/>
        </w:rPr>
        <w:t xml:space="preserve">) to pass their </w:t>
      </w:r>
      <w:r w:rsidR="00595D36">
        <w:rPr>
          <w:i w:val="0"/>
          <w:iCs/>
        </w:rPr>
        <w:t xml:space="preserve">individual physical proficiency test (IPPT). IPPT is a standard </w:t>
      </w:r>
      <w:r w:rsidR="003A3CDC">
        <w:rPr>
          <w:i w:val="0"/>
          <w:iCs/>
        </w:rPr>
        <w:t xml:space="preserve">physical test that NSFs and </w:t>
      </w:r>
      <w:proofErr w:type="spellStart"/>
      <w:r w:rsidR="003A3CDC">
        <w:rPr>
          <w:i w:val="0"/>
          <w:iCs/>
        </w:rPr>
        <w:t>NSMen</w:t>
      </w:r>
      <w:proofErr w:type="spellEnd"/>
      <w:r w:rsidR="003A3CDC">
        <w:rPr>
          <w:i w:val="0"/>
          <w:iCs/>
        </w:rPr>
        <w:t xml:space="preserve"> need to complete </w:t>
      </w:r>
      <w:r w:rsidR="00BB77EF">
        <w:rPr>
          <w:i w:val="0"/>
          <w:iCs/>
        </w:rPr>
        <w:t>as part of their national service obligations. The test consists of 3 physical tests – push-ups, sit-ups and 2.4km run. This app could also be used by fitness enthusiasts to get fitter.</w:t>
      </w:r>
    </w:p>
    <w:p w14:paraId="25DB7297" w14:textId="77777777" w:rsidR="00BB77EF" w:rsidRDefault="00BB77EF">
      <w:pPr>
        <w:pStyle w:val="template"/>
        <w:rPr>
          <w:i w:val="0"/>
          <w:iCs/>
        </w:rPr>
      </w:pPr>
    </w:p>
    <w:p w14:paraId="02CEB2AC" w14:textId="3CBBB2A5" w:rsidR="00BB77EF" w:rsidRDefault="00B41BDA">
      <w:pPr>
        <w:pStyle w:val="template"/>
        <w:rPr>
          <w:i w:val="0"/>
          <w:iCs/>
        </w:rPr>
      </w:pPr>
      <w:proofErr w:type="spellStart"/>
      <w:r>
        <w:rPr>
          <w:i w:val="0"/>
          <w:iCs/>
        </w:rPr>
        <w:t>FitBud</w:t>
      </w:r>
      <w:proofErr w:type="spellEnd"/>
      <w:r>
        <w:rPr>
          <w:i w:val="0"/>
          <w:iCs/>
        </w:rPr>
        <w:t xml:space="preserve"> aims to provide fitness exercises for users to accomplish and </w:t>
      </w:r>
      <w:r w:rsidR="00C960B6">
        <w:rPr>
          <w:i w:val="0"/>
          <w:iCs/>
        </w:rPr>
        <w:t xml:space="preserve">thereafter, </w:t>
      </w:r>
      <w:r>
        <w:rPr>
          <w:i w:val="0"/>
          <w:iCs/>
        </w:rPr>
        <w:t>track their progress. Through this</w:t>
      </w:r>
      <w:r w:rsidR="00C960B6">
        <w:rPr>
          <w:i w:val="0"/>
          <w:iCs/>
        </w:rPr>
        <w:t xml:space="preserve">, </w:t>
      </w:r>
      <w:proofErr w:type="spellStart"/>
      <w:r w:rsidR="00C960B6">
        <w:rPr>
          <w:i w:val="0"/>
          <w:iCs/>
        </w:rPr>
        <w:t>FitBud</w:t>
      </w:r>
      <w:proofErr w:type="spellEnd"/>
      <w:r w:rsidR="00C960B6">
        <w:rPr>
          <w:i w:val="0"/>
          <w:iCs/>
        </w:rPr>
        <w:t xml:space="preserve"> aims to make its users fitter and healthier. Ultimately, improving their IPPT score. </w:t>
      </w:r>
    </w:p>
    <w:p w14:paraId="5411C980" w14:textId="48851686" w:rsidR="00876776" w:rsidRDefault="00274B62" w:rsidP="007F1BB2">
      <w:pPr>
        <w:pStyle w:val="Heading2"/>
      </w:pPr>
      <w:bookmarkStart w:id="16" w:name="_Toc439994672"/>
      <w:bookmarkStart w:id="17" w:name="_Toc118644310"/>
      <w:r>
        <w:t>References</w:t>
      </w:r>
      <w:bookmarkStart w:id="18" w:name="_Toc439994673"/>
      <w:bookmarkEnd w:id="16"/>
      <w:bookmarkEnd w:id="17"/>
    </w:p>
    <w:p w14:paraId="76B14A45" w14:textId="06A6CE93" w:rsidR="007F1BB2" w:rsidRDefault="007F1BB2" w:rsidP="007F1BB2">
      <w:pPr>
        <w:rPr>
          <w:rFonts w:asciiTheme="minorBidi" w:hAnsiTheme="minorBidi" w:cstheme="minorBidi"/>
          <w:sz w:val="22"/>
          <w:szCs w:val="18"/>
        </w:rPr>
      </w:pPr>
      <w:r>
        <w:rPr>
          <w:rFonts w:asciiTheme="minorBidi" w:hAnsiTheme="minorBidi" w:cstheme="minorBidi"/>
          <w:sz w:val="22"/>
          <w:szCs w:val="18"/>
        </w:rPr>
        <w:t>For SRS documentation</w:t>
      </w:r>
      <w:r w:rsidR="00C32B23">
        <w:rPr>
          <w:rFonts w:asciiTheme="minorBidi" w:hAnsiTheme="minorBidi" w:cstheme="minorBidi"/>
          <w:sz w:val="22"/>
          <w:szCs w:val="18"/>
        </w:rPr>
        <w:t xml:space="preserve">, we </w:t>
      </w:r>
      <w:r w:rsidR="0046662D">
        <w:rPr>
          <w:rFonts w:asciiTheme="minorBidi" w:hAnsiTheme="minorBidi" w:cstheme="minorBidi"/>
          <w:sz w:val="22"/>
          <w:szCs w:val="18"/>
        </w:rPr>
        <w:t>utilized information from websites to design a suitable format and standard. The references are:</w:t>
      </w:r>
    </w:p>
    <w:p w14:paraId="2EBDE1B0" w14:textId="47771431" w:rsidR="0046662D" w:rsidRDefault="00903917" w:rsidP="0046662D">
      <w:pPr>
        <w:pStyle w:val="ListParagraph"/>
        <w:numPr>
          <w:ilvl w:val="0"/>
          <w:numId w:val="42"/>
        </w:numPr>
        <w:rPr>
          <w:rFonts w:asciiTheme="minorBidi" w:hAnsiTheme="minorBidi"/>
          <w:sz w:val="22"/>
          <w:szCs w:val="18"/>
        </w:rPr>
      </w:pPr>
      <w:r>
        <w:rPr>
          <w:rFonts w:asciiTheme="minorBidi" w:hAnsiTheme="minorBidi"/>
          <w:sz w:val="22"/>
          <w:szCs w:val="18"/>
        </w:rPr>
        <w:t xml:space="preserve">Singapore Government Data - </w:t>
      </w:r>
      <w:hyperlink r:id="rId13" w:history="1">
        <w:r w:rsidR="00F7484F" w:rsidRPr="00356AA5">
          <w:rPr>
            <w:rStyle w:val="Hyperlink"/>
            <w:rFonts w:asciiTheme="minorBidi" w:hAnsiTheme="minorBidi"/>
            <w:sz w:val="22"/>
            <w:szCs w:val="18"/>
          </w:rPr>
          <w:t>https://data.gov.sg/</w:t>
        </w:r>
      </w:hyperlink>
      <w:r w:rsidR="00F7484F">
        <w:rPr>
          <w:rFonts w:asciiTheme="minorBidi" w:hAnsiTheme="minorBidi"/>
          <w:sz w:val="22"/>
          <w:szCs w:val="18"/>
        </w:rPr>
        <w:t xml:space="preserve"> </w:t>
      </w:r>
    </w:p>
    <w:p w14:paraId="491229B0" w14:textId="47074D2C" w:rsidR="00F7484F" w:rsidRDefault="00F7484F" w:rsidP="0046662D">
      <w:pPr>
        <w:pStyle w:val="ListParagraph"/>
        <w:numPr>
          <w:ilvl w:val="0"/>
          <w:numId w:val="42"/>
        </w:numPr>
        <w:rPr>
          <w:rFonts w:asciiTheme="minorBidi" w:hAnsiTheme="minorBidi"/>
          <w:sz w:val="22"/>
          <w:szCs w:val="18"/>
        </w:rPr>
      </w:pPr>
      <w:r>
        <w:rPr>
          <w:rFonts w:asciiTheme="minorBidi" w:hAnsiTheme="minorBidi"/>
          <w:sz w:val="22"/>
          <w:szCs w:val="18"/>
        </w:rPr>
        <w:t xml:space="preserve">MongoDB - </w:t>
      </w:r>
      <w:hyperlink r:id="rId14" w:history="1">
        <w:r w:rsidRPr="00356AA5">
          <w:rPr>
            <w:rStyle w:val="Hyperlink"/>
            <w:rFonts w:asciiTheme="minorBidi" w:hAnsiTheme="minorBidi"/>
            <w:sz w:val="22"/>
            <w:szCs w:val="18"/>
          </w:rPr>
          <w:t>https://www.mongodb.com/docs/</w:t>
        </w:r>
      </w:hyperlink>
      <w:r>
        <w:rPr>
          <w:rFonts w:asciiTheme="minorBidi" w:hAnsiTheme="minorBidi"/>
          <w:sz w:val="22"/>
          <w:szCs w:val="18"/>
        </w:rPr>
        <w:t xml:space="preserve"> </w:t>
      </w:r>
    </w:p>
    <w:p w14:paraId="1A4A8D2C" w14:textId="6DD71E4D" w:rsidR="00F7484F" w:rsidRDefault="004069B9" w:rsidP="0046662D">
      <w:pPr>
        <w:pStyle w:val="ListParagraph"/>
        <w:numPr>
          <w:ilvl w:val="0"/>
          <w:numId w:val="42"/>
        </w:numPr>
        <w:rPr>
          <w:rFonts w:asciiTheme="minorBidi" w:hAnsiTheme="minorBidi"/>
          <w:sz w:val="22"/>
          <w:szCs w:val="18"/>
        </w:rPr>
      </w:pPr>
      <w:r>
        <w:rPr>
          <w:rFonts w:asciiTheme="minorBidi" w:hAnsiTheme="minorBidi"/>
          <w:sz w:val="22"/>
          <w:szCs w:val="18"/>
        </w:rPr>
        <w:t xml:space="preserve">AWS - </w:t>
      </w:r>
      <w:hyperlink r:id="rId15" w:history="1">
        <w:r w:rsidRPr="00356AA5">
          <w:rPr>
            <w:rStyle w:val="Hyperlink"/>
            <w:rFonts w:asciiTheme="minorBidi" w:hAnsiTheme="minorBidi"/>
            <w:sz w:val="22"/>
            <w:szCs w:val="18"/>
          </w:rPr>
          <w:t>https://docs.aws.amazon.com/</w:t>
        </w:r>
      </w:hyperlink>
      <w:r>
        <w:rPr>
          <w:rFonts w:asciiTheme="minorBidi" w:hAnsiTheme="minorBidi"/>
          <w:sz w:val="22"/>
          <w:szCs w:val="18"/>
        </w:rPr>
        <w:t xml:space="preserve"> </w:t>
      </w:r>
    </w:p>
    <w:p w14:paraId="3BC2E57B" w14:textId="7CBFBF73" w:rsidR="004069B9" w:rsidRDefault="00DB6E7C" w:rsidP="0046662D">
      <w:pPr>
        <w:pStyle w:val="ListParagraph"/>
        <w:numPr>
          <w:ilvl w:val="0"/>
          <w:numId w:val="42"/>
        </w:numPr>
        <w:rPr>
          <w:rFonts w:asciiTheme="minorBidi" w:hAnsiTheme="minorBidi"/>
          <w:sz w:val="22"/>
          <w:szCs w:val="18"/>
        </w:rPr>
      </w:pPr>
      <w:r>
        <w:rPr>
          <w:rFonts w:asciiTheme="minorBidi" w:hAnsiTheme="minorBidi"/>
          <w:sz w:val="22"/>
          <w:szCs w:val="18"/>
        </w:rPr>
        <w:t xml:space="preserve">React Native - </w:t>
      </w:r>
      <w:hyperlink r:id="rId16" w:history="1">
        <w:r w:rsidRPr="00356AA5">
          <w:rPr>
            <w:rStyle w:val="Hyperlink"/>
            <w:rFonts w:asciiTheme="minorBidi" w:hAnsiTheme="minorBidi"/>
            <w:sz w:val="22"/>
            <w:szCs w:val="18"/>
          </w:rPr>
          <w:t>https://reactnative.dev/docs/getting-started</w:t>
        </w:r>
      </w:hyperlink>
      <w:r>
        <w:rPr>
          <w:rFonts w:asciiTheme="minorBidi" w:hAnsiTheme="minorBidi"/>
          <w:sz w:val="22"/>
          <w:szCs w:val="18"/>
        </w:rPr>
        <w:t xml:space="preserve"> </w:t>
      </w:r>
    </w:p>
    <w:p w14:paraId="3629E0F8" w14:textId="60BA7A43" w:rsidR="00DB6E7C" w:rsidRPr="0046662D" w:rsidRDefault="00EC7096" w:rsidP="0046662D">
      <w:pPr>
        <w:pStyle w:val="ListParagraph"/>
        <w:numPr>
          <w:ilvl w:val="0"/>
          <w:numId w:val="42"/>
        </w:numPr>
        <w:rPr>
          <w:rFonts w:asciiTheme="minorBidi" w:hAnsiTheme="minorBidi"/>
          <w:sz w:val="22"/>
          <w:szCs w:val="18"/>
        </w:rPr>
      </w:pPr>
      <w:r>
        <w:rPr>
          <w:rFonts w:asciiTheme="minorBidi" w:hAnsiTheme="minorBidi"/>
          <w:sz w:val="22"/>
          <w:szCs w:val="18"/>
        </w:rPr>
        <w:t xml:space="preserve">Expo - </w:t>
      </w:r>
      <w:hyperlink r:id="rId17" w:history="1">
        <w:r w:rsidRPr="00356AA5">
          <w:rPr>
            <w:rStyle w:val="Hyperlink"/>
            <w:rFonts w:asciiTheme="minorBidi" w:hAnsiTheme="minorBidi"/>
            <w:sz w:val="22"/>
            <w:szCs w:val="18"/>
          </w:rPr>
          <w:t>https://docs.expo.dev/</w:t>
        </w:r>
      </w:hyperlink>
      <w:r>
        <w:rPr>
          <w:rFonts w:asciiTheme="minorBidi" w:hAnsiTheme="minorBidi"/>
          <w:sz w:val="22"/>
          <w:szCs w:val="18"/>
        </w:rPr>
        <w:t xml:space="preserve"> </w:t>
      </w:r>
    </w:p>
    <w:p w14:paraId="0D90C0DB" w14:textId="6B8E7B01" w:rsidR="00274B62" w:rsidRDefault="00274B62" w:rsidP="00730C64">
      <w:pPr>
        <w:pStyle w:val="Heading1"/>
      </w:pPr>
      <w:bookmarkStart w:id="19" w:name="_Toc118644311"/>
      <w:r>
        <w:lastRenderedPageBreak/>
        <w:t>Overall Description</w:t>
      </w:r>
      <w:bookmarkEnd w:id="18"/>
      <w:bookmarkEnd w:id="19"/>
    </w:p>
    <w:p w14:paraId="05434F01" w14:textId="5D3E6C6A" w:rsidR="00274B62" w:rsidRDefault="00224D83" w:rsidP="00730C64">
      <w:pPr>
        <w:pStyle w:val="Heading2"/>
      </w:pPr>
      <w:bookmarkStart w:id="20" w:name="_Toc439994674"/>
      <w:bookmarkStart w:id="21" w:name="_Toc118644312"/>
      <w:r>
        <w:rPr>
          <w:noProof/>
        </w:rPr>
        <w:drawing>
          <wp:anchor distT="0" distB="0" distL="114300" distR="114300" simplePos="0" relativeHeight="251658246" behindDoc="0" locked="0" layoutInCell="1" allowOverlap="1" wp14:anchorId="16456C6E" wp14:editId="58BA0DD4">
            <wp:simplePos x="0" y="0"/>
            <wp:positionH relativeFrom="column">
              <wp:posOffset>38100</wp:posOffset>
            </wp:positionH>
            <wp:positionV relativeFrom="paragraph">
              <wp:posOffset>488315</wp:posOffset>
            </wp:positionV>
            <wp:extent cx="6230177" cy="2040728"/>
            <wp:effectExtent l="0" t="0" r="0" b="444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7" t="61903" r="-962" b="441"/>
                    <a:stretch/>
                  </pic:blipFill>
                  <pic:spPr bwMode="auto">
                    <a:xfrm>
                      <a:off x="0" y="0"/>
                      <a:ext cx="6230177" cy="204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B62">
        <w:t>Product Perspective</w:t>
      </w:r>
      <w:bookmarkEnd w:id="20"/>
      <w:bookmarkEnd w:id="21"/>
    </w:p>
    <w:p w14:paraId="4594F609" w14:textId="77777777" w:rsidR="00224D83" w:rsidRDefault="00224D83" w:rsidP="00341136"/>
    <w:p w14:paraId="186D0E44" w14:textId="77777777" w:rsidR="00224D83" w:rsidRDefault="00224D83" w:rsidP="00341136"/>
    <w:p w14:paraId="2FC93792" w14:textId="4F709D83" w:rsidR="00224D83" w:rsidRDefault="00224D83" w:rsidP="00341136">
      <w:pPr>
        <w:rPr>
          <w:rFonts w:asciiTheme="minorBidi" w:hAnsiTheme="minorBidi" w:cstheme="minorBidi"/>
          <w:sz w:val="22"/>
          <w:szCs w:val="18"/>
        </w:rPr>
      </w:pPr>
      <w:r w:rsidRPr="005B10A3">
        <w:rPr>
          <w:rFonts w:asciiTheme="minorBidi" w:hAnsiTheme="minorBidi" w:cstheme="minorBidi"/>
          <w:sz w:val="22"/>
          <w:szCs w:val="18"/>
        </w:rPr>
        <w:t>The</w:t>
      </w:r>
      <w:r w:rsidR="008A4EBD">
        <w:rPr>
          <w:rFonts w:asciiTheme="minorBidi" w:hAnsiTheme="minorBidi" w:cstheme="minorBidi"/>
          <w:sz w:val="22"/>
          <w:szCs w:val="18"/>
        </w:rPr>
        <w:t xml:space="preserve"> above diagram </w:t>
      </w:r>
      <w:r w:rsidR="00FF53D1">
        <w:rPr>
          <w:rFonts w:asciiTheme="minorBidi" w:hAnsiTheme="minorBidi" w:cstheme="minorBidi"/>
          <w:sz w:val="22"/>
          <w:szCs w:val="18"/>
        </w:rPr>
        <w:t xml:space="preserve">represents the overall system architecture of </w:t>
      </w:r>
      <w:proofErr w:type="spellStart"/>
      <w:r w:rsidR="00FF53D1">
        <w:rPr>
          <w:rFonts w:asciiTheme="minorBidi" w:hAnsiTheme="minorBidi" w:cstheme="minorBidi"/>
          <w:sz w:val="22"/>
          <w:szCs w:val="18"/>
        </w:rPr>
        <w:t>FitBud</w:t>
      </w:r>
      <w:proofErr w:type="spellEnd"/>
      <w:r w:rsidR="00FF53D1">
        <w:rPr>
          <w:rFonts w:asciiTheme="minorBidi" w:hAnsiTheme="minorBidi" w:cstheme="minorBidi"/>
          <w:sz w:val="22"/>
          <w:szCs w:val="18"/>
        </w:rPr>
        <w:t>.</w:t>
      </w:r>
      <w:r w:rsidR="00B33D05">
        <w:rPr>
          <w:rFonts w:asciiTheme="minorBidi" w:hAnsiTheme="minorBidi" w:cstheme="minorBidi"/>
          <w:sz w:val="22"/>
          <w:szCs w:val="18"/>
        </w:rPr>
        <w:br/>
      </w:r>
      <w:r w:rsidR="00B33D05">
        <w:rPr>
          <w:rFonts w:asciiTheme="minorBidi" w:hAnsiTheme="minorBidi" w:cstheme="minorBidi"/>
          <w:sz w:val="22"/>
          <w:szCs w:val="18"/>
        </w:rPr>
        <w:br/>
      </w:r>
      <w:proofErr w:type="spellStart"/>
      <w:r w:rsidR="00B33D05">
        <w:rPr>
          <w:rFonts w:asciiTheme="minorBidi" w:hAnsiTheme="minorBidi" w:cstheme="minorBidi"/>
          <w:sz w:val="22"/>
          <w:szCs w:val="18"/>
        </w:rPr>
        <w:t>FitBud</w:t>
      </w:r>
      <w:proofErr w:type="spellEnd"/>
      <w:r w:rsidR="00B33D05">
        <w:rPr>
          <w:rFonts w:asciiTheme="minorBidi" w:hAnsiTheme="minorBidi" w:cstheme="minorBidi"/>
          <w:sz w:val="22"/>
          <w:szCs w:val="18"/>
        </w:rPr>
        <w:t xml:space="preserve"> is a new, self-contained product</w:t>
      </w:r>
      <w:r w:rsidR="00C378E1">
        <w:rPr>
          <w:rFonts w:asciiTheme="minorBidi" w:hAnsiTheme="minorBidi" w:cstheme="minorBidi"/>
          <w:sz w:val="22"/>
          <w:szCs w:val="18"/>
        </w:rPr>
        <w:t>.</w:t>
      </w:r>
      <w:r w:rsidR="00EA6099">
        <w:rPr>
          <w:rFonts w:asciiTheme="minorBidi" w:hAnsiTheme="minorBidi" w:cstheme="minorBidi"/>
          <w:sz w:val="22"/>
          <w:szCs w:val="18"/>
        </w:rPr>
        <w:t xml:space="preserve"> </w:t>
      </w:r>
      <w:r w:rsidR="00C378E1">
        <w:rPr>
          <w:rFonts w:asciiTheme="minorBidi" w:hAnsiTheme="minorBidi" w:cstheme="minorBidi"/>
          <w:sz w:val="22"/>
          <w:szCs w:val="18"/>
        </w:rPr>
        <w:t xml:space="preserve"> </w:t>
      </w:r>
      <w:proofErr w:type="spellStart"/>
      <w:r w:rsidR="00C378E1">
        <w:rPr>
          <w:rFonts w:asciiTheme="minorBidi" w:hAnsiTheme="minorBidi" w:cstheme="minorBidi"/>
          <w:sz w:val="22"/>
          <w:szCs w:val="18"/>
        </w:rPr>
        <w:t>FitBud</w:t>
      </w:r>
      <w:proofErr w:type="spellEnd"/>
      <w:r w:rsidR="00C378E1">
        <w:rPr>
          <w:rFonts w:asciiTheme="minorBidi" w:hAnsiTheme="minorBidi" w:cstheme="minorBidi"/>
          <w:sz w:val="22"/>
          <w:szCs w:val="18"/>
        </w:rPr>
        <w:t xml:space="preserve"> does access government database APIs to </w:t>
      </w:r>
      <w:r w:rsidR="009C42ED">
        <w:rPr>
          <w:rFonts w:asciiTheme="minorBidi" w:hAnsiTheme="minorBidi" w:cstheme="minorBidi"/>
          <w:sz w:val="22"/>
          <w:szCs w:val="18"/>
        </w:rPr>
        <w:t>access data for IPPT training venues and exercises venue</w:t>
      </w:r>
      <w:r w:rsidR="00F75E6C">
        <w:rPr>
          <w:rFonts w:asciiTheme="minorBidi" w:hAnsiTheme="minorBidi" w:cstheme="minorBidi"/>
          <w:sz w:val="22"/>
          <w:szCs w:val="18"/>
        </w:rPr>
        <w:t>, and ExRx</w:t>
      </w:r>
      <w:r w:rsidR="00142B33">
        <w:rPr>
          <w:rFonts w:asciiTheme="minorBidi" w:hAnsiTheme="minorBidi" w:cstheme="minorBidi"/>
          <w:sz w:val="22"/>
          <w:szCs w:val="18"/>
        </w:rPr>
        <w:t>.net for exercises</w:t>
      </w:r>
      <w:r w:rsidR="00FF4035">
        <w:rPr>
          <w:rFonts w:asciiTheme="minorBidi" w:hAnsiTheme="minorBidi" w:cstheme="minorBidi"/>
          <w:sz w:val="22"/>
          <w:szCs w:val="18"/>
        </w:rPr>
        <w:t>.</w:t>
      </w:r>
      <w:r w:rsidR="00EA6099">
        <w:rPr>
          <w:rFonts w:asciiTheme="minorBidi" w:hAnsiTheme="minorBidi" w:cstheme="minorBidi"/>
          <w:sz w:val="22"/>
          <w:szCs w:val="18"/>
        </w:rPr>
        <w:t xml:space="preserve"> Our app builds upon this data using our own algorithm</w:t>
      </w:r>
      <w:r w:rsidR="002760C4">
        <w:rPr>
          <w:rFonts w:asciiTheme="minorBidi" w:hAnsiTheme="minorBidi" w:cstheme="minorBidi"/>
          <w:sz w:val="22"/>
          <w:szCs w:val="18"/>
        </w:rPr>
        <w:t xml:space="preserve"> to determine the optimal exercises and nearest venue for the user. </w:t>
      </w:r>
    </w:p>
    <w:p w14:paraId="1D10F631" w14:textId="490B63DF" w:rsidR="0049547A" w:rsidRDefault="00645767" w:rsidP="00730C64">
      <w:pPr>
        <w:pStyle w:val="Heading2"/>
      </w:pPr>
      <w:bookmarkStart w:id="22" w:name="_Toc439994675"/>
      <w:bookmarkStart w:id="23" w:name="_Toc118644313"/>
      <w:r w:rsidRPr="0049547A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230C30" wp14:editId="585280CF">
            <wp:simplePos x="0" y="0"/>
            <wp:positionH relativeFrom="column">
              <wp:posOffset>6350</wp:posOffset>
            </wp:positionH>
            <wp:positionV relativeFrom="paragraph">
              <wp:posOffset>318770</wp:posOffset>
            </wp:positionV>
            <wp:extent cx="4996815" cy="5610225"/>
            <wp:effectExtent l="0" t="0" r="0" b="3175"/>
            <wp:wrapTopAndBottom/>
            <wp:docPr id="5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B698E8-41F1-44ED-75DE-FA15EAA3DB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5B698E8-41F1-44ED-75DE-FA15EAA3DB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39A0A59">
        <w:t>Product Functions</w:t>
      </w:r>
      <w:bookmarkEnd w:id="22"/>
      <w:bookmarkEnd w:id="23"/>
    </w:p>
    <w:p w14:paraId="55EDABAD" w14:textId="2AB3A69B" w:rsidR="00270B80" w:rsidRDefault="00270B80">
      <w:pPr>
        <w:pStyle w:val="template"/>
      </w:pPr>
    </w:p>
    <w:p w14:paraId="233C3BEB" w14:textId="77777777" w:rsidR="00270B80" w:rsidRDefault="00270B80">
      <w:pPr>
        <w:pStyle w:val="template"/>
      </w:pPr>
    </w:p>
    <w:p w14:paraId="0B7A1DEB" w14:textId="789B9148" w:rsidR="0002789A" w:rsidRDefault="00270B80">
      <w:pPr>
        <w:pStyle w:val="template"/>
        <w:rPr>
          <w:i w:val="0"/>
          <w:iCs/>
        </w:rPr>
      </w:pPr>
      <w:r w:rsidRPr="00270B80">
        <w:rPr>
          <w:i w:val="0"/>
          <w:iCs/>
        </w:rPr>
        <w:t>The</w:t>
      </w:r>
      <w:r>
        <w:rPr>
          <w:i w:val="0"/>
          <w:iCs/>
        </w:rPr>
        <w:t xml:space="preserve"> diagram above represents the</w:t>
      </w:r>
      <w:r w:rsidR="0033572B">
        <w:rPr>
          <w:i w:val="0"/>
          <w:iCs/>
        </w:rPr>
        <w:t xml:space="preserve"> use case diagram of </w:t>
      </w:r>
      <w:proofErr w:type="spellStart"/>
      <w:r w:rsidR="0033572B">
        <w:rPr>
          <w:i w:val="0"/>
          <w:iCs/>
        </w:rPr>
        <w:t>FitBud</w:t>
      </w:r>
      <w:proofErr w:type="spellEnd"/>
      <w:r w:rsidR="0033572B">
        <w:rPr>
          <w:i w:val="0"/>
          <w:iCs/>
        </w:rPr>
        <w:t xml:space="preserve">. </w:t>
      </w:r>
      <w:r w:rsidR="0044633E">
        <w:rPr>
          <w:i w:val="0"/>
          <w:iCs/>
        </w:rPr>
        <w:t>A high-level summary of the use case is as follows:</w:t>
      </w:r>
    </w:p>
    <w:p w14:paraId="5E4F528D" w14:textId="77777777" w:rsidR="00864F5F" w:rsidRPr="00864F5F" w:rsidRDefault="009808EE" w:rsidP="00730C64">
      <w:pPr>
        <w:pStyle w:val="template"/>
        <w:numPr>
          <w:ilvl w:val="0"/>
          <w:numId w:val="18"/>
        </w:numPr>
        <w:rPr>
          <w:i w:val="0"/>
          <w:iCs/>
        </w:rPr>
      </w:pPr>
      <w:r>
        <w:rPr>
          <w:b/>
          <w:bCs/>
          <w:i w:val="0"/>
          <w:iCs/>
        </w:rPr>
        <w:t>Register User</w:t>
      </w:r>
    </w:p>
    <w:p w14:paraId="5AC2605A" w14:textId="12F5A983" w:rsidR="0044633E" w:rsidRDefault="00DA449C" w:rsidP="00730C64">
      <w:pPr>
        <w:pStyle w:val="template"/>
        <w:numPr>
          <w:ilvl w:val="1"/>
          <w:numId w:val="18"/>
        </w:numPr>
        <w:rPr>
          <w:i w:val="0"/>
          <w:iCs/>
        </w:rPr>
      </w:pPr>
      <w:r w:rsidRPr="00DA449C">
        <w:rPr>
          <w:i w:val="0"/>
          <w:iCs/>
        </w:rPr>
        <w:t>To prompt for user information during registration</w:t>
      </w:r>
      <w:r w:rsidR="001E35DF">
        <w:rPr>
          <w:i w:val="0"/>
          <w:iCs/>
        </w:rPr>
        <w:t>.</w:t>
      </w:r>
    </w:p>
    <w:p w14:paraId="6B28FF78" w14:textId="77777777" w:rsidR="00864F5F" w:rsidRDefault="00942FD9" w:rsidP="00730C64">
      <w:pPr>
        <w:pStyle w:val="template"/>
        <w:numPr>
          <w:ilvl w:val="0"/>
          <w:numId w:val="18"/>
        </w:numPr>
        <w:rPr>
          <w:i w:val="0"/>
          <w:iCs/>
        </w:rPr>
      </w:pPr>
      <w:r>
        <w:rPr>
          <w:b/>
          <w:bCs/>
          <w:i w:val="0"/>
          <w:iCs/>
        </w:rPr>
        <w:t>Authenticate User</w:t>
      </w:r>
    </w:p>
    <w:p w14:paraId="730A2F56" w14:textId="56158755" w:rsidR="00DA449C" w:rsidRDefault="00992C20" w:rsidP="00730C64">
      <w:pPr>
        <w:pStyle w:val="template"/>
        <w:numPr>
          <w:ilvl w:val="1"/>
          <w:numId w:val="18"/>
        </w:numPr>
        <w:rPr>
          <w:i w:val="0"/>
          <w:iCs/>
        </w:rPr>
      </w:pPr>
      <w:r w:rsidRPr="00992C20">
        <w:rPr>
          <w:i w:val="0"/>
          <w:iCs/>
        </w:rPr>
        <w:t>To prompt for username and password</w:t>
      </w:r>
      <w:r w:rsidR="001E35DF">
        <w:rPr>
          <w:i w:val="0"/>
          <w:iCs/>
        </w:rPr>
        <w:t>.</w:t>
      </w:r>
    </w:p>
    <w:p w14:paraId="74E112A8" w14:textId="6A9E0920" w:rsidR="00992C20" w:rsidRPr="00CC0EAC" w:rsidRDefault="00864F5F" w:rsidP="00730C64">
      <w:pPr>
        <w:pStyle w:val="template"/>
        <w:numPr>
          <w:ilvl w:val="0"/>
          <w:numId w:val="18"/>
        </w:numPr>
        <w:rPr>
          <w:i w:val="0"/>
          <w:iCs/>
        </w:rPr>
      </w:pPr>
      <w:r>
        <w:rPr>
          <w:b/>
          <w:bCs/>
          <w:i w:val="0"/>
          <w:iCs/>
        </w:rPr>
        <w:t>Create Personalized Training Plan</w:t>
      </w:r>
    </w:p>
    <w:p w14:paraId="6DD6DAC1" w14:textId="0F98586F" w:rsidR="00CC0EAC" w:rsidRDefault="00403121" w:rsidP="00730C64">
      <w:pPr>
        <w:pStyle w:val="template"/>
        <w:numPr>
          <w:ilvl w:val="1"/>
          <w:numId w:val="18"/>
        </w:numPr>
        <w:rPr>
          <w:i w:val="0"/>
          <w:iCs/>
        </w:rPr>
      </w:pPr>
      <w:r w:rsidRPr="00403121">
        <w:rPr>
          <w:i w:val="0"/>
          <w:iCs/>
        </w:rPr>
        <w:t>To create a personalized training plan for the user based on their current and target fitness.</w:t>
      </w:r>
    </w:p>
    <w:p w14:paraId="321A1FB6" w14:textId="7C1A1165" w:rsidR="00403121" w:rsidRPr="00AA501D" w:rsidRDefault="00AA501D" w:rsidP="00730C64">
      <w:pPr>
        <w:pStyle w:val="template"/>
        <w:numPr>
          <w:ilvl w:val="0"/>
          <w:numId w:val="18"/>
        </w:numPr>
        <w:rPr>
          <w:i w:val="0"/>
          <w:iCs/>
        </w:rPr>
      </w:pPr>
      <w:r>
        <w:rPr>
          <w:b/>
          <w:bCs/>
          <w:i w:val="0"/>
          <w:iCs/>
        </w:rPr>
        <w:t>Track Fitness Progress</w:t>
      </w:r>
    </w:p>
    <w:p w14:paraId="0043ECD6" w14:textId="215216A1" w:rsidR="00AA501D" w:rsidRDefault="001E35DF" w:rsidP="00730C64">
      <w:pPr>
        <w:pStyle w:val="template"/>
        <w:numPr>
          <w:ilvl w:val="1"/>
          <w:numId w:val="18"/>
        </w:numPr>
        <w:rPr>
          <w:i w:val="0"/>
          <w:iCs/>
        </w:rPr>
      </w:pPr>
      <w:r w:rsidRPr="001E35DF">
        <w:rPr>
          <w:i w:val="0"/>
          <w:iCs/>
        </w:rPr>
        <w:t xml:space="preserve">To track </w:t>
      </w:r>
      <w:r w:rsidR="00D13D26" w:rsidRPr="001E35DF">
        <w:rPr>
          <w:i w:val="0"/>
          <w:iCs/>
        </w:rPr>
        <w:t>user’s push</w:t>
      </w:r>
      <w:r w:rsidRPr="001E35DF">
        <w:rPr>
          <w:i w:val="0"/>
          <w:iCs/>
        </w:rPr>
        <w:t>-ups, sit-ups and run timings</w:t>
      </w:r>
      <w:r>
        <w:rPr>
          <w:i w:val="0"/>
          <w:iCs/>
        </w:rPr>
        <w:t>.</w:t>
      </w:r>
    </w:p>
    <w:p w14:paraId="1DF862F9" w14:textId="2954F925" w:rsidR="001E35DF" w:rsidRPr="0002789A" w:rsidRDefault="00826C2B" w:rsidP="00730C64">
      <w:pPr>
        <w:pStyle w:val="template"/>
        <w:numPr>
          <w:ilvl w:val="0"/>
          <w:numId w:val="18"/>
        </w:numPr>
        <w:rPr>
          <w:i w:val="0"/>
          <w:iCs/>
        </w:rPr>
      </w:pPr>
      <w:r>
        <w:rPr>
          <w:b/>
          <w:bCs/>
          <w:i w:val="0"/>
          <w:iCs/>
        </w:rPr>
        <w:t xml:space="preserve">Discover </w:t>
      </w:r>
      <w:r w:rsidR="0002789A">
        <w:rPr>
          <w:b/>
          <w:bCs/>
          <w:i w:val="0"/>
          <w:iCs/>
        </w:rPr>
        <w:t>Nearby Users</w:t>
      </w:r>
    </w:p>
    <w:p w14:paraId="405861A2" w14:textId="42A69453" w:rsidR="00270B80" w:rsidRPr="00957AF3" w:rsidRDefault="0002789A" w:rsidP="00730C64">
      <w:pPr>
        <w:pStyle w:val="template"/>
        <w:numPr>
          <w:ilvl w:val="1"/>
          <w:numId w:val="18"/>
        </w:numPr>
        <w:rPr>
          <w:i w:val="0"/>
        </w:rPr>
      </w:pPr>
      <w:r w:rsidRPr="0002789A">
        <w:rPr>
          <w:i w:val="0"/>
          <w:iCs/>
        </w:rPr>
        <w:t>To connect nearby users with similar IPPT scores and arrange meet-ups for users.</w:t>
      </w:r>
    </w:p>
    <w:p w14:paraId="6C36451F" w14:textId="79338ADD" w:rsidR="00274B62" w:rsidRDefault="00274B62" w:rsidP="00730C64">
      <w:pPr>
        <w:pStyle w:val="Heading2"/>
      </w:pPr>
      <w:bookmarkStart w:id="24" w:name="_Toc439994676"/>
      <w:bookmarkStart w:id="25" w:name="_Toc118644314"/>
      <w:r>
        <w:lastRenderedPageBreak/>
        <w:t>User Classes and Characteristics</w:t>
      </w:r>
      <w:bookmarkEnd w:id="24"/>
      <w:bookmarkEnd w:id="25"/>
    </w:p>
    <w:p w14:paraId="014C1A4B" w14:textId="77777777" w:rsidR="007A3B78" w:rsidRDefault="002450D9" w:rsidP="009478D1">
      <w:pPr>
        <w:rPr>
          <w:rFonts w:asciiTheme="minorBidi" w:hAnsiTheme="minorBidi" w:cstheme="minorBidi"/>
          <w:sz w:val="22"/>
          <w:szCs w:val="18"/>
        </w:rPr>
      </w:pPr>
      <w:r>
        <w:rPr>
          <w:rFonts w:asciiTheme="minorBidi" w:hAnsiTheme="minorBidi" w:cstheme="minorBidi"/>
          <w:sz w:val="22"/>
          <w:szCs w:val="18"/>
        </w:rPr>
        <w:t xml:space="preserve">We anticipate that </w:t>
      </w:r>
      <w:r w:rsidR="000C5AD3">
        <w:rPr>
          <w:rFonts w:asciiTheme="minorBidi" w:hAnsiTheme="minorBidi" w:cstheme="minorBidi"/>
          <w:sz w:val="22"/>
          <w:szCs w:val="18"/>
        </w:rPr>
        <w:t>there would be</w:t>
      </w:r>
      <w:r w:rsidR="00ED778C">
        <w:rPr>
          <w:rFonts w:asciiTheme="minorBidi" w:hAnsiTheme="minorBidi" w:cstheme="minorBidi"/>
          <w:sz w:val="22"/>
          <w:szCs w:val="18"/>
        </w:rPr>
        <w:t xml:space="preserve"> </w:t>
      </w:r>
      <w:r w:rsidR="000B5BB6">
        <w:rPr>
          <w:rFonts w:asciiTheme="minorBidi" w:hAnsiTheme="minorBidi" w:cstheme="minorBidi"/>
          <w:sz w:val="22"/>
          <w:szCs w:val="18"/>
        </w:rPr>
        <w:t xml:space="preserve">two </w:t>
      </w:r>
      <w:proofErr w:type="gramStart"/>
      <w:r w:rsidR="000B5BB6">
        <w:rPr>
          <w:rFonts w:asciiTheme="minorBidi" w:hAnsiTheme="minorBidi" w:cstheme="minorBidi"/>
          <w:sz w:val="22"/>
          <w:szCs w:val="18"/>
        </w:rPr>
        <w:t>category</w:t>
      </w:r>
      <w:proofErr w:type="gramEnd"/>
      <w:r w:rsidR="000B5BB6">
        <w:rPr>
          <w:rFonts w:asciiTheme="minorBidi" w:hAnsiTheme="minorBidi" w:cstheme="minorBidi"/>
          <w:sz w:val="22"/>
          <w:szCs w:val="18"/>
        </w:rPr>
        <w:t xml:space="preserve"> of users:</w:t>
      </w:r>
    </w:p>
    <w:p w14:paraId="7EA77908" w14:textId="4BBD6B81" w:rsidR="009478D1" w:rsidRPr="002F760F" w:rsidRDefault="007A3B78" w:rsidP="00730C64">
      <w:pPr>
        <w:pStyle w:val="ListParagraph"/>
        <w:numPr>
          <w:ilvl w:val="0"/>
          <w:numId w:val="19"/>
        </w:numPr>
        <w:rPr>
          <w:b/>
          <w:szCs w:val="18"/>
        </w:rPr>
      </w:pPr>
      <w:r w:rsidRPr="002F760F">
        <w:rPr>
          <w:b/>
          <w:szCs w:val="18"/>
        </w:rPr>
        <w:t xml:space="preserve">NSFs and </w:t>
      </w:r>
      <w:proofErr w:type="spellStart"/>
      <w:r w:rsidRPr="002F760F">
        <w:rPr>
          <w:b/>
          <w:szCs w:val="18"/>
        </w:rPr>
        <w:t>NSMen</w:t>
      </w:r>
      <w:proofErr w:type="spellEnd"/>
      <w:r w:rsidRPr="002F760F">
        <w:rPr>
          <w:szCs w:val="18"/>
        </w:rPr>
        <w:t xml:space="preserve"> – users that want to improve their IPPT score</w:t>
      </w:r>
    </w:p>
    <w:p w14:paraId="638F4B1A" w14:textId="7514EC8F" w:rsidR="007A3B78" w:rsidRPr="002F760F" w:rsidRDefault="007A3B78" w:rsidP="00730C64">
      <w:pPr>
        <w:pStyle w:val="ListParagraph"/>
        <w:numPr>
          <w:ilvl w:val="0"/>
          <w:numId w:val="19"/>
        </w:numPr>
        <w:rPr>
          <w:b/>
          <w:szCs w:val="18"/>
        </w:rPr>
      </w:pPr>
      <w:r w:rsidRPr="002F760F">
        <w:rPr>
          <w:b/>
          <w:szCs w:val="18"/>
        </w:rPr>
        <w:t xml:space="preserve">Fitness Enthusiasts </w:t>
      </w:r>
      <w:r w:rsidRPr="002F760F">
        <w:rPr>
          <w:szCs w:val="18"/>
        </w:rPr>
        <w:t>– users that are looking to get fit</w:t>
      </w:r>
    </w:p>
    <w:p w14:paraId="045305C9" w14:textId="77777777" w:rsidR="007A3B78" w:rsidRDefault="007A3B78" w:rsidP="007A3B78">
      <w:pPr>
        <w:rPr>
          <w:rFonts w:asciiTheme="minorBidi" w:hAnsiTheme="minorBidi"/>
          <w:b/>
          <w:bCs/>
          <w:szCs w:val="1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2268"/>
        <w:gridCol w:w="3260"/>
      </w:tblGrid>
      <w:tr w:rsidR="00537FF8" w14:paraId="0AD0FA04" w14:textId="77777777" w:rsidTr="00537FF8">
        <w:trPr>
          <w:trHeight w:val="688"/>
        </w:trPr>
        <w:tc>
          <w:tcPr>
            <w:tcW w:w="1980" w:type="dxa"/>
            <w:vAlign w:val="center"/>
          </w:tcPr>
          <w:p w14:paraId="66218F42" w14:textId="19D70DB8" w:rsidR="00537FF8" w:rsidRPr="00381B5E" w:rsidRDefault="00537FF8" w:rsidP="00537FF8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User Type</w:t>
            </w:r>
          </w:p>
        </w:tc>
        <w:tc>
          <w:tcPr>
            <w:tcW w:w="2126" w:type="dxa"/>
            <w:vAlign w:val="center"/>
          </w:tcPr>
          <w:p w14:paraId="3081CABE" w14:textId="13C969D6" w:rsidR="00537FF8" w:rsidRPr="00381B5E" w:rsidRDefault="00537FF8" w:rsidP="00537FF8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Purpose</w:t>
            </w:r>
          </w:p>
        </w:tc>
        <w:tc>
          <w:tcPr>
            <w:tcW w:w="2268" w:type="dxa"/>
            <w:vAlign w:val="center"/>
          </w:tcPr>
          <w:p w14:paraId="7E4BA6D9" w14:textId="6E8E6F58" w:rsidR="00537FF8" w:rsidRPr="00381B5E" w:rsidRDefault="00537FF8" w:rsidP="00537FF8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Frequency of Use</w:t>
            </w:r>
          </w:p>
        </w:tc>
        <w:tc>
          <w:tcPr>
            <w:tcW w:w="3260" w:type="dxa"/>
            <w:vAlign w:val="center"/>
          </w:tcPr>
          <w:p w14:paraId="374CCC24" w14:textId="2D7183AD" w:rsidR="00537FF8" w:rsidRPr="00381B5E" w:rsidRDefault="00537FF8" w:rsidP="00537FF8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Product Functions Used</w:t>
            </w:r>
          </w:p>
        </w:tc>
      </w:tr>
      <w:tr w:rsidR="00537FF8" w14:paraId="3C4BF498" w14:textId="77777777" w:rsidTr="00537FF8">
        <w:trPr>
          <w:trHeight w:val="840"/>
        </w:trPr>
        <w:tc>
          <w:tcPr>
            <w:tcW w:w="1980" w:type="dxa"/>
            <w:vAlign w:val="center"/>
          </w:tcPr>
          <w:p w14:paraId="0E142261" w14:textId="3AB75315" w:rsidR="00537FF8" w:rsidRPr="00381B5E" w:rsidRDefault="00537FF8" w:rsidP="00947E7F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NSFs/</w:t>
            </w:r>
            <w:proofErr w:type="spellStart"/>
            <w:r w:rsidRPr="00381B5E">
              <w:rPr>
                <w:rFonts w:asciiTheme="minorBidi" w:hAnsiTheme="minorBidi"/>
                <w:b/>
                <w:sz w:val="22"/>
                <w:szCs w:val="16"/>
              </w:rPr>
              <w:t>NSMen</w:t>
            </w:r>
            <w:proofErr w:type="spellEnd"/>
          </w:p>
        </w:tc>
        <w:tc>
          <w:tcPr>
            <w:tcW w:w="2126" w:type="dxa"/>
            <w:vAlign w:val="center"/>
          </w:tcPr>
          <w:p w14:paraId="35779C2F" w14:textId="64CD8173" w:rsidR="00537FF8" w:rsidRPr="00381B5E" w:rsidRDefault="00537FF8" w:rsidP="00537FF8">
            <w:pPr>
              <w:rPr>
                <w:rFonts w:asciiTheme="minorBidi" w:hAnsiTheme="minorBidi"/>
                <w:sz w:val="22"/>
                <w:szCs w:val="16"/>
              </w:rPr>
            </w:pPr>
            <w:r w:rsidRPr="00381B5E">
              <w:rPr>
                <w:rFonts w:asciiTheme="minorBidi" w:hAnsiTheme="minorBidi"/>
                <w:sz w:val="22"/>
                <w:szCs w:val="16"/>
              </w:rPr>
              <w:t>To achieve their IPPT goals</w:t>
            </w:r>
          </w:p>
        </w:tc>
        <w:tc>
          <w:tcPr>
            <w:tcW w:w="2268" w:type="dxa"/>
            <w:vAlign w:val="center"/>
          </w:tcPr>
          <w:p w14:paraId="48AF92B6" w14:textId="210CC970" w:rsidR="00537FF8" w:rsidRPr="00381B5E" w:rsidRDefault="00537FF8" w:rsidP="00537FF8">
            <w:pPr>
              <w:rPr>
                <w:rFonts w:asciiTheme="minorBidi" w:hAnsiTheme="minorBidi"/>
                <w:sz w:val="22"/>
                <w:szCs w:val="16"/>
              </w:rPr>
            </w:pPr>
            <w:r w:rsidRPr="00381B5E">
              <w:rPr>
                <w:rFonts w:asciiTheme="minorBidi" w:hAnsiTheme="minorBidi"/>
                <w:sz w:val="22"/>
                <w:szCs w:val="16"/>
              </w:rPr>
              <w:t>Everyday</w:t>
            </w:r>
          </w:p>
        </w:tc>
        <w:tc>
          <w:tcPr>
            <w:tcW w:w="3260" w:type="dxa"/>
            <w:vAlign w:val="center"/>
          </w:tcPr>
          <w:p w14:paraId="110D2229" w14:textId="77777777" w:rsidR="00537FF8" w:rsidRPr="002F760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szCs w:val="16"/>
              </w:rPr>
            </w:pPr>
            <w:r w:rsidRPr="002F760F">
              <w:rPr>
                <w:szCs w:val="16"/>
              </w:rPr>
              <w:t>Customized Fitness Training Plan</w:t>
            </w:r>
          </w:p>
          <w:p w14:paraId="1E762F3B" w14:textId="77777777" w:rsidR="00013BEF" w:rsidRPr="002F760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szCs w:val="16"/>
              </w:rPr>
            </w:pPr>
            <w:r w:rsidRPr="002F760F">
              <w:rPr>
                <w:szCs w:val="16"/>
              </w:rPr>
              <w:t>Tracking of Fitness Progress</w:t>
            </w:r>
          </w:p>
          <w:p w14:paraId="129C2F94" w14:textId="2A4C4126" w:rsidR="00013BEF" w:rsidRPr="00013BE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rFonts w:asciiTheme="minorBidi" w:hAnsiTheme="minorBidi"/>
                <w:sz w:val="22"/>
                <w:szCs w:val="16"/>
              </w:rPr>
            </w:pPr>
            <w:r w:rsidRPr="002F760F">
              <w:rPr>
                <w:szCs w:val="16"/>
              </w:rPr>
              <w:t>Discover Nearby Users</w:t>
            </w:r>
          </w:p>
        </w:tc>
      </w:tr>
      <w:tr w:rsidR="00537FF8" w14:paraId="314D8CAD" w14:textId="77777777" w:rsidTr="00537FF8">
        <w:trPr>
          <w:trHeight w:val="572"/>
        </w:trPr>
        <w:tc>
          <w:tcPr>
            <w:tcW w:w="1980" w:type="dxa"/>
            <w:vAlign w:val="center"/>
          </w:tcPr>
          <w:p w14:paraId="48F33B64" w14:textId="2D03FE88" w:rsidR="00537FF8" w:rsidRPr="00381B5E" w:rsidRDefault="00537FF8" w:rsidP="00947E7F">
            <w:pPr>
              <w:rPr>
                <w:rFonts w:asciiTheme="minorBidi" w:hAnsiTheme="minorBidi"/>
                <w:b/>
                <w:sz w:val="22"/>
                <w:szCs w:val="16"/>
              </w:rPr>
            </w:pPr>
            <w:r w:rsidRPr="00381B5E">
              <w:rPr>
                <w:rFonts w:asciiTheme="minorBidi" w:hAnsiTheme="minorBidi"/>
                <w:b/>
                <w:sz w:val="22"/>
                <w:szCs w:val="16"/>
              </w:rPr>
              <w:t>Fitness Enthusiasts</w:t>
            </w:r>
          </w:p>
        </w:tc>
        <w:tc>
          <w:tcPr>
            <w:tcW w:w="2126" w:type="dxa"/>
            <w:vAlign w:val="center"/>
          </w:tcPr>
          <w:p w14:paraId="363A52CE" w14:textId="357F1C78" w:rsidR="00537FF8" w:rsidRPr="00381B5E" w:rsidRDefault="00537FF8" w:rsidP="00537FF8">
            <w:pPr>
              <w:rPr>
                <w:rFonts w:asciiTheme="minorBidi" w:hAnsiTheme="minorBidi"/>
                <w:sz w:val="22"/>
                <w:szCs w:val="16"/>
              </w:rPr>
            </w:pPr>
            <w:r w:rsidRPr="00381B5E">
              <w:rPr>
                <w:rFonts w:asciiTheme="minorBidi" w:hAnsiTheme="minorBidi"/>
                <w:sz w:val="22"/>
                <w:szCs w:val="16"/>
              </w:rPr>
              <w:t>To get fitter</w:t>
            </w:r>
          </w:p>
        </w:tc>
        <w:tc>
          <w:tcPr>
            <w:tcW w:w="2268" w:type="dxa"/>
            <w:vAlign w:val="center"/>
          </w:tcPr>
          <w:p w14:paraId="76877CC1" w14:textId="1C148599" w:rsidR="00537FF8" w:rsidRPr="00381B5E" w:rsidRDefault="00714CCE" w:rsidP="00537FF8">
            <w:pPr>
              <w:rPr>
                <w:rFonts w:asciiTheme="minorBidi" w:hAnsiTheme="minorBidi"/>
                <w:sz w:val="22"/>
                <w:szCs w:val="16"/>
              </w:rPr>
            </w:pPr>
            <w:r>
              <w:rPr>
                <w:rFonts w:asciiTheme="minorBidi" w:hAnsiTheme="minorBidi"/>
                <w:sz w:val="22"/>
                <w:szCs w:val="16"/>
              </w:rPr>
              <w:t>Weekly</w:t>
            </w:r>
          </w:p>
        </w:tc>
        <w:tc>
          <w:tcPr>
            <w:tcW w:w="3260" w:type="dxa"/>
            <w:vAlign w:val="center"/>
          </w:tcPr>
          <w:p w14:paraId="61AFC83F" w14:textId="77777777" w:rsidR="00013BEF" w:rsidRPr="002F760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szCs w:val="16"/>
              </w:rPr>
            </w:pPr>
            <w:r w:rsidRPr="002F760F">
              <w:rPr>
                <w:szCs w:val="16"/>
              </w:rPr>
              <w:t>Customized Fitness Training Plan</w:t>
            </w:r>
          </w:p>
          <w:p w14:paraId="1AD737CC" w14:textId="77777777" w:rsidR="00013BEF" w:rsidRPr="002F760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szCs w:val="16"/>
              </w:rPr>
            </w:pPr>
            <w:r w:rsidRPr="002F760F">
              <w:rPr>
                <w:szCs w:val="16"/>
              </w:rPr>
              <w:t>Tracking of Fitness Progress</w:t>
            </w:r>
          </w:p>
          <w:p w14:paraId="46C9E2BC" w14:textId="4988A964" w:rsidR="00537FF8" w:rsidRPr="00013BEF" w:rsidRDefault="00013BEF" w:rsidP="00730C64">
            <w:pPr>
              <w:pStyle w:val="ListParagraph"/>
              <w:numPr>
                <w:ilvl w:val="0"/>
                <w:numId w:val="20"/>
              </w:numPr>
              <w:rPr>
                <w:rFonts w:asciiTheme="minorBidi" w:hAnsiTheme="minorBidi"/>
                <w:sz w:val="22"/>
                <w:szCs w:val="16"/>
              </w:rPr>
            </w:pPr>
            <w:r w:rsidRPr="00013BEF">
              <w:rPr>
                <w:szCs w:val="16"/>
              </w:rPr>
              <w:t>Discover Nearby Users</w:t>
            </w:r>
          </w:p>
        </w:tc>
      </w:tr>
    </w:tbl>
    <w:p w14:paraId="66465936" w14:textId="38135DEA" w:rsidR="007A3B78" w:rsidRDefault="007A3B78" w:rsidP="007A3B78">
      <w:pPr>
        <w:rPr>
          <w:rFonts w:asciiTheme="minorBidi" w:hAnsiTheme="minorBidi"/>
          <w:szCs w:val="18"/>
        </w:rPr>
      </w:pPr>
    </w:p>
    <w:p w14:paraId="648D2D9A" w14:textId="4075ACFC" w:rsidR="00013BEF" w:rsidRPr="00920332" w:rsidRDefault="00013BEF" w:rsidP="007A3B78">
      <w:pPr>
        <w:rPr>
          <w:rFonts w:asciiTheme="minorBidi" w:hAnsiTheme="minorBidi"/>
          <w:sz w:val="22"/>
          <w:szCs w:val="16"/>
        </w:rPr>
      </w:pPr>
      <w:r w:rsidRPr="00920332">
        <w:rPr>
          <w:rFonts w:asciiTheme="minorBidi" w:hAnsiTheme="minorBidi"/>
          <w:sz w:val="22"/>
          <w:szCs w:val="16"/>
        </w:rPr>
        <w:t xml:space="preserve">Based on </w:t>
      </w:r>
      <w:r w:rsidR="00CE058F">
        <w:rPr>
          <w:rFonts w:asciiTheme="minorBidi" w:hAnsiTheme="minorBidi"/>
          <w:sz w:val="22"/>
          <w:szCs w:val="16"/>
        </w:rPr>
        <w:t xml:space="preserve">our product vision and the user profile, our primary target audience are NSFs and </w:t>
      </w:r>
      <w:proofErr w:type="spellStart"/>
      <w:r w:rsidR="00CE058F">
        <w:rPr>
          <w:rFonts w:asciiTheme="minorBidi" w:hAnsiTheme="minorBidi"/>
          <w:sz w:val="22"/>
          <w:szCs w:val="16"/>
        </w:rPr>
        <w:t>NSMen</w:t>
      </w:r>
      <w:proofErr w:type="spellEnd"/>
      <w:r w:rsidR="00CE058F">
        <w:rPr>
          <w:rFonts w:asciiTheme="minorBidi" w:hAnsiTheme="minorBidi"/>
          <w:sz w:val="22"/>
          <w:szCs w:val="16"/>
        </w:rPr>
        <w:t>.</w:t>
      </w:r>
    </w:p>
    <w:p w14:paraId="1161E741" w14:textId="1B7755CF" w:rsidR="00274B62" w:rsidRDefault="00274B62" w:rsidP="00730C64">
      <w:pPr>
        <w:pStyle w:val="Heading2"/>
      </w:pPr>
      <w:bookmarkStart w:id="26" w:name="_Toc439994677"/>
      <w:bookmarkStart w:id="27" w:name="_Toc118644315"/>
      <w:r>
        <w:t>Operating Environment</w:t>
      </w:r>
      <w:bookmarkEnd w:id="26"/>
      <w:bookmarkEnd w:id="27"/>
    </w:p>
    <w:p w14:paraId="5F19C2E6" w14:textId="4C35590A" w:rsidR="00194923" w:rsidRPr="00194923" w:rsidRDefault="00194923" w:rsidP="00730C64">
      <w:pPr>
        <w:pStyle w:val="template"/>
        <w:numPr>
          <w:ilvl w:val="0"/>
          <w:numId w:val="31"/>
        </w:numPr>
        <w:rPr>
          <w:i w:val="0"/>
          <w:iCs/>
        </w:rPr>
      </w:pPr>
      <w:r>
        <w:rPr>
          <w:rFonts w:eastAsia="Consolas"/>
          <w:i w:val="0"/>
          <w:iCs/>
        </w:rPr>
        <w:t>React-Native Dependencies</w:t>
      </w:r>
    </w:p>
    <w:p w14:paraId="53AC8909" w14:textId="400ADA19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react-native-async-storage/async-storage</w:t>
      </w:r>
      <w:r w:rsidRPr="00194923">
        <w:rPr>
          <w:rFonts w:eastAsia="Consolas"/>
          <w:i w:val="0"/>
          <w:iCs/>
        </w:rPr>
        <w:t>:</w:t>
      </w:r>
      <w:r w:rsidR="00730C64">
        <w:rPr>
          <w:rFonts w:eastAsia="Consolas"/>
          <w:i w:val="0"/>
          <w:iCs/>
        </w:rPr>
        <w:t xml:space="preserve"> </w:t>
      </w:r>
      <w:r w:rsidRPr="00194923">
        <w:rPr>
          <w:rFonts w:eastAsia="Consolas"/>
          <w:i w:val="0"/>
        </w:rPr>
        <w:t>1.17.10</w:t>
      </w:r>
    </w:p>
    <w:p w14:paraId="1D1203E0" w14:textId="264FB2FB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react-native-community/checkbox</w:t>
      </w:r>
      <w:r w:rsidRPr="00194923">
        <w:rPr>
          <w:rFonts w:eastAsia="Consolas"/>
          <w:i w:val="0"/>
          <w:iCs/>
        </w:rPr>
        <w:t>:</w:t>
      </w:r>
      <w:r w:rsidR="00730C64">
        <w:rPr>
          <w:rFonts w:eastAsia="Consolas"/>
          <w:i w:val="0"/>
          <w:iCs/>
        </w:rPr>
        <w:t xml:space="preserve"> </w:t>
      </w:r>
      <w:r w:rsidRPr="00194923">
        <w:rPr>
          <w:rFonts w:eastAsia="Consolas"/>
          <w:i w:val="0"/>
        </w:rPr>
        <w:t>0.5.12</w:t>
      </w:r>
    </w:p>
    <w:p w14:paraId="572B678A" w14:textId="214C90B3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react-native-community/</w:t>
      </w:r>
      <w:proofErr w:type="spellStart"/>
      <w:r w:rsidRPr="00194923">
        <w:rPr>
          <w:rFonts w:eastAsia="Consolas"/>
          <w:i w:val="0"/>
        </w:rPr>
        <w:t>datetimepicker</w:t>
      </w:r>
      <w:proofErr w:type="spellEnd"/>
      <w:r w:rsidRPr="00194923">
        <w:rPr>
          <w:rFonts w:eastAsia="Consolas"/>
          <w:i w:val="0"/>
          <w:iCs/>
        </w:rPr>
        <w:t>:</w:t>
      </w:r>
      <w:r w:rsidR="00730C64">
        <w:rPr>
          <w:rFonts w:eastAsia="Consolas"/>
          <w:i w:val="0"/>
          <w:iCs/>
        </w:rPr>
        <w:t xml:space="preserve"> </w:t>
      </w:r>
      <w:r w:rsidRPr="00194923">
        <w:rPr>
          <w:rFonts w:eastAsia="Consolas"/>
          <w:i w:val="0"/>
        </w:rPr>
        <w:t>6.2.0</w:t>
      </w:r>
    </w:p>
    <w:p w14:paraId="372FF7B1" w14:textId="14330CC8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react-navigation/bottom-tabs</w:t>
      </w:r>
      <w:r w:rsidR="00730C64">
        <w:rPr>
          <w:rFonts w:eastAsia="Consolas"/>
          <w:i w:val="0"/>
          <w:iCs/>
        </w:rPr>
        <w:t>:</w:t>
      </w:r>
      <w:r w:rsidR="007B5908">
        <w:rPr>
          <w:rFonts w:eastAsia="Consolas"/>
          <w:i w:val="0"/>
          <w:iCs/>
        </w:rPr>
        <w:t xml:space="preserve"> </w:t>
      </w:r>
      <w:r w:rsidRPr="00194923">
        <w:rPr>
          <w:rFonts w:eastAsia="Consolas"/>
          <w:i w:val="0"/>
        </w:rPr>
        <w:t>6.4.0</w:t>
      </w:r>
    </w:p>
    <w:p w14:paraId="463E23FB" w14:textId="7047247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react-navigation/native: 6.0.13</w:t>
      </w:r>
    </w:p>
    <w:p w14:paraId="58F7367D" w14:textId="3A0F29C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react-navigation/native-stack</w:t>
      </w:r>
      <w:r w:rsidR="00195D71">
        <w:rPr>
          <w:rFonts w:eastAsia="Consolas"/>
          <w:i w:val="0"/>
        </w:rPr>
        <w:t xml:space="preserve">: </w:t>
      </w:r>
      <w:r w:rsidRPr="00194923">
        <w:rPr>
          <w:rFonts w:eastAsia="Consolas"/>
          <w:i w:val="0"/>
        </w:rPr>
        <w:t>6.9.0</w:t>
      </w:r>
    </w:p>
    <w:p w14:paraId="1EF23F3D" w14:textId="523CA67A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194923">
        <w:rPr>
          <w:rFonts w:eastAsia="Consolas"/>
          <w:i w:val="0"/>
        </w:rPr>
        <w:t>tensorflow</w:t>
      </w:r>
      <w:proofErr w:type="spellEnd"/>
      <w:r w:rsidRPr="00194923">
        <w:rPr>
          <w:rFonts w:eastAsia="Consolas"/>
          <w:i w:val="0"/>
        </w:rPr>
        <w:t>-models/</w:t>
      </w:r>
      <w:proofErr w:type="spellStart"/>
      <w:r w:rsidRPr="00194923">
        <w:rPr>
          <w:rFonts w:eastAsia="Consolas"/>
          <w:i w:val="0"/>
        </w:rPr>
        <w:t>posenet</w:t>
      </w:r>
      <w:proofErr w:type="spellEnd"/>
      <w:r w:rsidRPr="00194923">
        <w:rPr>
          <w:rFonts w:eastAsia="Consolas"/>
          <w:i w:val="0"/>
        </w:rPr>
        <w:t>: 2.2.2</w:t>
      </w:r>
    </w:p>
    <w:p w14:paraId="4E70DB3B" w14:textId="770B4808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194923">
        <w:rPr>
          <w:rFonts w:eastAsia="Consolas"/>
          <w:i w:val="0"/>
        </w:rPr>
        <w:t>tensorflow</w:t>
      </w:r>
      <w:proofErr w:type="spellEnd"/>
      <w:r w:rsidRPr="00194923">
        <w:rPr>
          <w:rFonts w:eastAsia="Consolas"/>
          <w:i w:val="0"/>
        </w:rPr>
        <w:t>/</w:t>
      </w:r>
      <w:proofErr w:type="spellStart"/>
      <w:r w:rsidRPr="00194923">
        <w:rPr>
          <w:rFonts w:eastAsia="Consolas"/>
          <w:i w:val="0"/>
        </w:rPr>
        <w:t>tfjs</w:t>
      </w:r>
      <w:proofErr w:type="spellEnd"/>
      <w:r w:rsidRPr="00194923">
        <w:rPr>
          <w:rFonts w:eastAsia="Consolas"/>
          <w:i w:val="0"/>
        </w:rPr>
        <w:t>: 4.0.0</w:t>
      </w:r>
    </w:p>
    <w:p w14:paraId="5A9738A1" w14:textId="790F5C0C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194923">
        <w:rPr>
          <w:rFonts w:eastAsia="Consolas"/>
          <w:i w:val="0"/>
        </w:rPr>
        <w:t>tensorflow</w:t>
      </w:r>
      <w:proofErr w:type="spellEnd"/>
      <w:r w:rsidRPr="00194923">
        <w:rPr>
          <w:rFonts w:eastAsia="Consolas"/>
          <w:i w:val="0"/>
        </w:rPr>
        <w:t>/</w:t>
      </w:r>
      <w:proofErr w:type="spellStart"/>
      <w:r w:rsidRPr="00194923">
        <w:rPr>
          <w:rFonts w:eastAsia="Consolas"/>
          <w:i w:val="0"/>
        </w:rPr>
        <w:t>tfjs</w:t>
      </w:r>
      <w:proofErr w:type="spellEnd"/>
      <w:r w:rsidRPr="00194923">
        <w:rPr>
          <w:rFonts w:eastAsia="Consolas"/>
          <w:i w:val="0"/>
        </w:rPr>
        <w:t>-converter:</w:t>
      </w:r>
      <w:r w:rsidR="00195D71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4.0.0</w:t>
      </w:r>
    </w:p>
    <w:p w14:paraId="76645C4A" w14:textId="5366420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194923">
        <w:rPr>
          <w:rFonts w:eastAsia="Consolas"/>
          <w:i w:val="0"/>
        </w:rPr>
        <w:t>tensorflow</w:t>
      </w:r>
      <w:proofErr w:type="spellEnd"/>
      <w:r w:rsidRPr="00194923">
        <w:rPr>
          <w:rFonts w:eastAsia="Consolas"/>
          <w:i w:val="0"/>
        </w:rPr>
        <w:t>/</w:t>
      </w:r>
      <w:proofErr w:type="spellStart"/>
      <w:r w:rsidRPr="00194923">
        <w:rPr>
          <w:rFonts w:eastAsia="Consolas"/>
          <w:i w:val="0"/>
        </w:rPr>
        <w:t>tfjs</w:t>
      </w:r>
      <w:proofErr w:type="spellEnd"/>
      <w:r w:rsidRPr="00194923">
        <w:rPr>
          <w:rFonts w:eastAsia="Consolas"/>
          <w:i w:val="0"/>
        </w:rPr>
        <w:t>-react-native:</w:t>
      </w:r>
      <w:r w:rsidR="00195D71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0.8.0</w:t>
      </w:r>
    </w:p>
    <w:p w14:paraId="033580FE" w14:textId="6EBF3E74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types/react: 18.0.0</w:t>
      </w:r>
    </w:p>
    <w:p w14:paraId="36A2385C" w14:textId="63AC52A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types/react-native: 0.69.1</w:t>
      </w:r>
    </w:p>
    <w:p w14:paraId="08590216" w14:textId="1537F676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expo:</w:t>
      </w:r>
      <w:r w:rsidR="00195D71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46.0.13</w:t>
      </w:r>
    </w:p>
    <w:p w14:paraId="59B1B63F" w14:textId="5B5B2E4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expo-asset: 8.6.1</w:t>
      </w:r>
    </w:p>
    <w:p w14:paraId="11A967D4" w14:textId="572DE165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expo-auth-session: 3.7.1</w:t>
      </w:r>
    </w:p>
    <w:p w14:paraId="2B00FACC" w14:textId="583E1E40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expo-camera: 12.3.0</w:t>
      </w:r>
    </w:p>
    <w:p w14:paraId="5FA22239" w14:textId="6A759DC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expo-checkbox: 2.2.0</w:t>
      </w:r>
    </w:p>
    <w:p w14:paraId="6A07D4CC" w14:textId="4E725BF4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expo-font: 10.2.0</w:t>
      </w:r>
    </w:p>
    <w:p w14:paraId="497B8C1F" w14:textId="00FE65A2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</w:t>
      </w:r>
      <w:proofErr w:type="spellStart"/>
      <w:r w:rsidRPr="00194923">
        <w:rPr>
          <w:rFonts w:eastAsia="Consolas"/>
          <w:i w:val="0"/>
        </w:rPr>
        <w:t>gl</w:t>
      </w:r>
      <w:proofErr w:type="spellEnd"/>
      <w:r w:rsidRPr="00194923">
        <w:rPr>
          <w:rFonts w:eastAsia="Consolas"/>
          <w:i w:val="0"/>
        </w:rPr>
        <w:t>:</w:t>
      </w:r>
      <w:r w:rsidR="00195D71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11.4.0</w:t>
      </w:r>
    </w:p>
    <w:p w14:paraId="23BB5E53" w14:textId="124F2E6E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</w:t>
      </w:r>
      <w:proofErr w:type="spellStart"/>
      <w:r w:rsidRPr="00194923">
        <w:rPr>
          <w:rFonts w:eastAsia="Consolas"/>
          <w:i w:val="0"/>
        </w:rPr>
        <w:t>gl</w:t>
      </w:r>
      <w:proofErr w:type="spellEnd"/>
      <w:r w:rsidRPr="00194923">
        <w:rPr>
          <w:rFonts w:eastAsia="Consolas"/>
          <w:i w:val="0"/>
        </w:rPr>
        <w:t>-</w:t>
      </w:r>
      <w:proofErr w:type="spellStart"/>
      <w:r w:rsidRPr="00194923">
        <w:rPr>
          <w:rFonts w:eastAsia="Consolas"/>
          <w:i w:val="0"/>
        </w:rPr>
        <w:t>cpp</w:t>
      </w:r>
      <w:proofErr w:type="spellEnd"/>
      <w:r w:rsidRPr="00194923">
        <w:rPr>
          <w:rFonts w:eastAsia="Consolas"/>
          <w:i w:val="0"/>
        </w:rPr>
        <w:t>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11.4.0</w:t>
      </w:r>
    </w:p>
    <w:p w14:paraId="661E608E" w14:textId="1E5F2046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expo-permissions: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13.2.0</w:t>
      </w:r>
    </w:p>
    <w:p w14:paraId="366B0F96" w14:textId="1962048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lastRenderedPageBreak/>
        <w:t>expo-random: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12.3.0</w:t>
      </w:r>
    </w:p>
    <w:p w14:paraId="4441CBD4" w14:textId="77FB56C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expo-splash-screen: 0.16.2</w:t>
      </w:r>
    </w:p>
    <w:p w14:paraId="2B3551CB" w14:textId="3656E13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expo-status-bar: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1.4.0</w:t>
      </w:r>
    </w:p>
    <w:p w14:paraId="378FA10E" w14:textId="66184CEB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expo-web-browser: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11.0.0</w:t>
      </w:r>
    </w:p>
    <w:p w14:paraId="1C22546E" w14:textId="4838B82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proofErr w:type="gramStart"/>
      <w:r w:rsidRPr="00194923">
        <w:rPr>
          <w:rFonts w:eastAsia="Consolas"/>
          <w:i w:val="0"/>
        </w:rPr>
        <w:t>in:</w:t>
      </w:r>
      <w:proofErr w:type="gramEnd"/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0.19.0</w:t>
      </w:r>
    </w:p>
    <w:p w14:paraId="6C0DB83B" w14:textId="1B5105D0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react:18.0.0</w:t>
      </w:r>
    </w:p>
    <w:p w14:paraId="65619915" w14:textId="70BF6A23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react-native: 0.69.6</w:t>
      </w:r>
    </w:p>
    <w:p w14:paraId="6C3A98F6" w14:textId="17F63B6B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react-native-canvas: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0.1.38</w:t>
      </w:r>
    </w:p>
    <w:p w14:paraId="1F0B0982" w14:textId="2DFBCDAE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</w:t>
      </w:r>
      <w:proofErr w:type="spellStart"/>
      <w:r w:rsidRPr="00194923">
        <w:rPr>
          <w:rFonts w:eastAsia="Consolas"/>
          <w:i w:val="0"/>
        </w:rPr>
        <w:t>css</w:t>
      </w:r>
      <w:proofErr w:type="spellEnd"/>
      <w:r w:rsidRPr="00194923">
        <w:rPr>
          <w:rFonts w:eastAsia="Consolas"/>
          <w:i w:val="0"/>
        </w:rPr>
        <w:t>-transformer: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1.2.4</w:t>
      </w:r>
    </w:p>
    <w:p w14:paraId="057888B0" w14:textId="4FDD10C3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react-native-fs: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2.20.0</w:t>
      </w:r>
    </w:p>
    <w:p w14:paraId="7C206DD9" w14:textId="02437297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react-native-gifted-chat: 1.0.4</w:t>
      </w:r>
    </w:p>
    <w:p w14:paraId="03231A97" w14:textId="7A9DC4FB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react-native-modal-datetime-picker: 14.0.0</w:t>
      </w:r>
    </w:p>
    <w:p w14:paraId="74BFD6F6" w14:textId="27D82B36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react-native-safe-area-context: 4.3.1</w:t>
      </w:r>
    </w:p>
    <w:p w14:paraId="7EA69FD7" w14:textId="5B541B2A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react-native-screens: 3.15.0</w:t>
      </w:r>
    </w:p>
    <w:p w14:paraId="594EF16B" w14:textId="131A1E6B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react-native-status-bar-height:</w:t>
      </w:r>
      <w:r w:rsidR="000621A3">
        <w:rPr>
          <w:rFonts w:eastAsia="Consolas"/>
          <w:i w:val="0"/>
        </w:rPr>
        <w:t xml:space="preserve"> </w:t>
      </w:r>
      <w:r w:rsidRPr="00194923">
        <w:rPr>
          <w:rFonts w:eastAsia="Consolas"/>
          <w:i w:val="0"/>
        </w:rPr>
        <w:t>2.6.0</w:t>
      </w:r>
    </w:p>
    <w:p w14:paraId="44906884" w14:textId="4FFF92FD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react-native-</w:t>
      </w:r>
      <w:proofErr w:type="spellStart"/>
      <w:r w:rsidRPr="00194923">
        <w:rPr>
          <w:rFonts w:eastAsia="Consolas"/>
          <w:i w:val="0"/>
        </w:rPr>
        <w:t>webview</w:t>
      </w:r>
      <w:proofErr w:type="spellEnd"/>
      <w:r w:rsidRPr="00194923">
        <w:rPr>
          <w:rFonts w:eastAsia="Consolas"/>
          <w:i w:val="0"/>
        </w:rPr>
        <w:t>: 11.23.0</w:t>
      </w:r>
    </w:p>
    <w:p w14:paraId="73067734" w14:textId="5214FEA1" w:rsidR="004D049B" w:rsidRPr="00194923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terminal: 0.1.4</w:t>
      </w:r>
    </w:p>
    <w:p w14:paraId="5A17EB44" w14:textId="15AC9A25" w:rsidR="004D049B" w:rsidRPr="003A5C9D" w:rsidRDefault="004D049B" w:rsidP="00730C64">
      <w:pPr>
        <w:pStyle w:val="template"/>
        <w:numPr>
          <w:ilvl w:val="1"/>
          <w:numId w:val="31"/>
        </w:numPr>
        <w:rPr>
          <w:i w:val="0"/>
        </w:rPr>
      </w:pPr>
      <w:r w:rsidRPr="00194923">
        <w:rPr>
          <w:rFonts w:eastAsia="Consolas"/>
          <w:i w:val="0"/>
        </w:rPr>
        <w:t>typescript: 4.6.3</w:t>
      </w:r>
    </w:p>
    <w:p w14:paraId="7EF04A46" w14:textId="00755E96" w:rsidR="003A5C9D" w:rsidRPr="00194923" w:rsidRDefault="003A5C9D" w:rsidP="00730C64">
      <w:pPr>
        <w:pStyle w:val="template"/>
        <w:numPr>
          <w:ilvl w:val="1"/>
          <w:numId w:val="31"/>
        </w:numPr>
        <w:rPr>
          <w:i w:val="0"/>
        </w:rPr>
      </w:pPr>
      <w:r>
        <w:rPr>
          <w:rFonts w:eastAsia="Consolas"/>
          <w:i w:val="0"/>
        </w:rPr>
        <w:t>babel/core: 7.12.9</w:t>
      </w:r>
    </w:p>
    <w:p w14:paraId="7E19259C" w14:textId="1049E78C" w:rsidR="00FB2E7F" w:rsidRPr="003A5C9D" w:rsidRDefault="00FB2E7F" w:rsidP="003A5C9D">
      <w:pPr>
        <w:pStyle w:val="template"/>
        <w:rPr>
          <w:i w:val="0"/>
        </w:rPr>
      </w:pPr>
    </w:p>
    <w:p w14:paraId="003E9FF1" w14:textId="30B22FB5" w:rsidR="00FB2E7F" w:rsidRDefault="00FB2E7F" w:rsidP="00FB2E7F">
      <w:pPr>
        <w:pStyle w:val="template"/>
      </w:pPr>
    </w:p>
    <w:p w14:paraId="26AEAF69" w14:textId="5477BA2F" w:rsidR="00FB2E7F" w:rsidRPr="002D3AD1" w:rsidRDefault="002D3AD1" w:rsidP="00FB2E7F">
      <w:pPr>
        <w:pStyle w:val="template"/>
        <w:numPr>
          <w:ilvl w:val="0"/>
          <w:numId w:val="31"/>
        </w:numPr>
        <w:rPr>
          <w:i w:val="0"/>
        </w:rPr>
      </w:pPr>
      <w:r>
        <w:rPr>
          <w:i w:val="0"/>
          <w:iCs/>
        </w:rPr>
        <w:t>API Server</w:t>
      </w:r>
    </w:p>
    <w:p w14:paraId="4B989D07" w14:textId="553D949E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googlemaps</w:t>
      </w:r>
      <w:proofErr w:type="spellEnd"/>
      <w:r w:rsidRPr="002D3AD1">
        <w:rPr>
          <w:rFonts w:eastAsia="Consolas"/>
          <w:i w:val="0"/>
        </w:rPr>
        <w:t>/google-maps-services-</w:t>
      </w:r>
      <w:proofErr w:type="spellStart"/>
      <w:r w:rsidRPr="002D3AD1">
        <w:rPr>
          <w:rFonts w:eastAsia="Consolas"/>
          <w:i w:val="0"/>
        </w:rPr>
        <w:t>js</w:t>
      </w:r>
      <w:proofErr w:type="spellEnd"/>
      <w:r w:rsidRPr="002D3AD1">
        <w:rPr>
          <w:rFonts w:eastAsia="Consolas"/>
          <w:i w:val="0"/>
        </w:rPr>
        <w:t>": "^3.3.16</w:t>
      </w:r>
    </w:p>
    <w:p w14:paraId="069F3C92" w14:textId="7227D2AB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axios</w:t>
      </w:r>
      <w:proofErr w:type="spellEnd"/>
      <w:r w:rsidRPr="002D3AD1">
        <w:rPr>
          <w:rFonts w:eastAsia="Consolas"/>
          <w:i w:val="0"/>
          <w:iCs/>
        </w:rPr>
        <w:t>:</w:t>
      </w:r>
      <w:r w:rsidR="002D3AD1">
        <w:rPr>
          <w:rFonts w:eastAsia="Consolas"/>
          <w:i w:val="0"/>
          <w:iCs/>
        </w:rPr>
        <w:t xml:space="preserve"> </w:t>
      </w:r>
      <w:r w:rsidRPr="002D3AD1">
        <w:rPr>
          <w:rFonts w:eastAsia="Consolas"/>
          <w:i w:val="0"/>
        </w:rPr>
        <w:t>1.0.0</w:t>
      </w:r>
    </w:p>
    <w:p w14:paraId="511F71D9" w14:textId="1CAF7BDB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bcrypt</w:t>
      </w:r>
      <w:proofErr w:type="spellEnd"/>
      <w:r w:rsidRPr="002D3AD1">
        <w:rPr>
          <w:rFonts w:eastAsia="Consolas"/>
          <w:i w:val="0"/>
          <w:iCs/>
        </w:rPr>
        <w:t xml:space="preserve">: </w:t>
      </w:r>
      <w:r w:rsidRPr="002D3AD1">
        <w:rPr>
          <w:rFonts w:eastAsia="Consolas"/>
          <w:i w:val="0"/>
        </w:rPr>
        <w:t>5.1.0</w:t>
      </w:r>
    </w:p>
    <w:p w14:paraId="00791990" w14:textId="5239D897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cors</w:t>
      </w:r>
      <w:proofErr w:type="spellEnd"/>
      <w:r w:rsidRPr="002D3AD1">
        <w:rPr>
          <w:rFonts w:eastAsia="Consolas"/>
          <w:i w:val="0"/>
          <w:iCs/>
        </w:rPr>
        <w:t xml:space="preserve">: </w:t>
      </w:r>
      <w:r w:rsidRPr="002D3AD1">
        <w:rPr>
          <w:rFonts w:eastAsia="Consolas"/>
          <w:i w:val="0"/>
        </w:rPr>
        <w:t>2.8.5</w:t>
      </w:r>
    </w:p>
    <w:p w14:paraId="77B9B8CC" w14:textId="57424F4F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dotenv</w:t>
      </w:r>
      <w:proofErr w:type="spellEnd"/>
      <w:r w:rsidRPr="002D3AD1">
        <w:rPr>
          <w:rFonts w:eastAsia="Consolas"/>
          <w:i w:val="0"/>
          <w:iCs/>
        </w:rPr>
        <w:t>:</w:t>
      </w:r>
      <w:r w:rsidR="002D3AD1">
        <w:rPr>
          <w:rFonts w:eastAsia="Consolas"/>
          <w:i w:val="0"/>
          <w:iCs/>
        </w:rPr>
        <w:t xml:space="preserve"> </w:t>
      </w:r>
      <w:r w:rsidRPr="002D3AD1">
        <w:rPr>
          <w:rFonts w:eastAsia="Consolas"/>
          <w:i w:val="0"/>
        </w:rPr>
        <w:t>16.0.3</w:t>
      </w:r>
      <w:r w:rsidRPr="002D3AD1">
        <w:rPr>
          <w:rFonts w:eastAsia="Consolas"/>
          <w:i w:val="0"/>
          <w:iCs/>
        </w:rPr>
        <w:t>,</w:t>
      </w:r>
    </w:p>
    <w:p w14:paraId="1C2F44C8" w14:textId="0998E8E6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r w:rsidRPr="002D3AD1">
        <w:rPr>
          <w:rFonts w:eastAsia="Consolas"/>
          <w:i w:val="0"/>
        </w:rPr>
        <w:t>express</w:t>
      </w:r>
      <w:r w:rsidRPr="002D3AD1">
        <w:rPr>
          <w:rFonts w:eastAsia="Consolas"/>
          <w:i w:val="0"/>
          <w:iCs/>
        </w:rPr>
        <w:t>:</w:t>
      </w:r>
      <w:r w:rsidR="002D3AD1">
        <w:rPr>
          <w:rFonts w:eastAsia="Consolas"/>
          <w:i w:val="0"/>
          <w:iCs/>
        </w:rPr>
        <w:t xml:space="preserve"> </w:t>
      </w:r>
      <w:r w:rsidRPr="002D3AD1">
        <w:rPr>
          <w:rFonts w:eastAsia="Consolas"/>
          <w:i w:val="0"/>
        </w:rPr>
        <w:t>4.18.1</w:t>
      </w:r>
    </w:p>
    <w:p w14:paraId="3F76C5E2" w14:textId="7E9CC099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r w:rsidRPr="002D3AD1">
        <w:rPr>
          <w:rFonts w:eastAsia="Consolas"/>
          <w:i w:val="0"/>
        </w:rPr>
        <w:t>mongoose</w:t>
      </w:r>
      <w:r w:rsidRPr="002D3AD1">
        <w:rPr>
          <w:rFonts w:eastAsia="Consolas"/>
          <w:i w:val="0"/>
          <w:iCs/>
        </w:rPr>
        <w:t xml:space="preserve">: </w:t>
      </w:r>
      <w:r w:rsidRPr="002D3AD1">
        <w:rPr>
          <w:rFonts w:eastAsia="Consolas"/>
          <w:i w:val="0"/>
        </w:rPr>
        <w:t>6.6.4</w:t>
      </w:r>
    </w:p>
    <w:p w14:paraId="4414CFD0" w14:textId="097B83C3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r w:rsidRPr="002D3AD1">
        <w:rPr>
          <w:rFonts w:eastAsia="Consolas"/>
          <w:i w:val="0"/>
        </w:rPr>
        <w:t>node-fetch-</w:t>
      </w:r>
      <w:proofErr w:type="spellStart"/>
      <w:r w:rsidRPr="002D3AD1">
        <w:rPr>
          <w:rFonts w:eastAsia="Consolas"/>
          <w:i w:val="0"/>
        </w:rPr>
        <w:t>commonjs</w:t>
      </w:r>
      <w:proofErr w:type="spellEnd"/>
      <w:r w:rsidRPr="002D3AD1">
        <w:rPr>
          <w:rFonts w:eastAsia="Consolas"/>
          <w:i w:val="0"/>
          <w:iCs/>
        </w:rPr>
        <w:t xml:space="preserve">: </w:t>
      </w:r>
      <w:r w:rsidRPr="002D3AD1">
        <w:rPr>
          <w:rFonts w:eastAsia="Consolas"/>
          <w:i w:val="0"/>
        </w:rPr>
        <w:t>3.2.4</w:t>
      </w:r>
    </w:p>
    <w:p w14:paraId="72E62BAF" w14:textId="1D28E51D" w:rsidR="00FB2E7F" w:rsidRPr="002D3AD1" w:rsidRDefault="7ABB11B8" w:rsidP="002D3AD1">
      <w:pPr>
        <w:pStyle w:val="template"/>
        <w:numPr>
          <w:ilvl w:val="1"/>
          <w:numId w:val="31"/>
        </w:numPr>
        <w:rPr>
          <w:i w:val="0"/>
        </w:rPr>
      </w:pPr>
      <w:r w:rsidRPr="002D3AD1">
        <w:rPr>
          <w:rFonts w:eastAsia="Consolas"/>
          <w:i w:val="0"/>
        </w:rPr>
        <w:t>strava-v3</w:t>
      </w:r>
      <w:r w:rsidRPr="002D3AD1">
        <w:rPr>
          <w:rFonts w:eastAsia="Consolas"/>
          <w:i w:val="0"/>
          <w:iCs/>
        </w:rPr>
        <w:t>:</w:t>
      </w:r>
      <w:r w:rsidR="002D3AD1">
        <w:rPr>
          <w:rFonts w:eastAsia="Consolas"/>
          <w:i w:val="0"/>
          <w:iCs/>
        </w:rPr>
        <w:t xml:space="preserve"> </w:t>
      </w:r>
      <w:r w:rsidRPr="002D3AD1">
        <w:rPr>
          <w:rFonts w:eastAsia="Consolas"/>
          <w:i w:val="0"/>
        </w:rPr>
        <w:t>2.1.0</w:t>
      </w:r>
    </w:p>
    <w:p w14:paraId="3775F8F3" w14:textId="2A38D40C" w:rsidR="00FB2E7F" w:rsidRPr="004E05FC" w:rsidRDefault="00564017" w:rsidP="00FB2E7F">
      <w:pPr>
        <w:pStyle w:val="template"/>
        <w:numPr>
          <w:ilvl w:val="1"/>
          <w:numId w:val="31"/>
        </w:numPr>
        <w:rPr>
          <w:i w:val="0"/>
        </w:rPr>
      </w:pPr>
      <w:proofErr w:type="spellStart"/>
      <w:r w:rsidRPr="002D3AD1">
        <w:rPr>
          <w:rFonts w:eastAsia="Consolas"/>
          <w:i w:val="0"/>
        </w:rPr>
        <w:t>nodemon</w:t>
      </w:r>
      <w:proofErr w:type="spellEnd"/>
      <w:r>
        <w:rPr>
          <w:rFonts w:eastAsia="Consolas"/>
          <w:i w:val="0"/>
          <w:iCs/>
        </w:rPr>
        <w:t xml:space="preserve">: </w:t>
      </w:r>
      <w:r w:rsidRPr="002D3AD1">
        <w:rPr>
          <w:rFonts w:eastAsia="Consolas"/>
          <w:i w:val="0"/>
        </w:rPr>
        <w:t>2.0.20</w:t>
      </w:r>
    </w:p>
    <w:p w14:paraId="543D9272" w14:textId="77777777" w:rsidR="00274B62" w:rsidRDefault="00274B62" w:rsidP="00730C64">
      <w:pPr>
        <w:pStyle w:val="Heading2"/>
      </w:pPr>
      <w:bookmarkStart w:id="28" w:name="_Toc439994679"/>
      <w:bookmarkStart w:id="29" w:name="_Toc118644316"/>
      <w:r>
        <w:t>User Documentation</w:t>
      </w:r>
      <w:bookmarkEnd w:id="28"/>
      <w:bookmarkEnd w:id="29"/>
    </w:p>
    <w:p w14:paraId="47196D3F" w14:textId="47750ED1" w:rsidR="001F3EDF" w:rsidRDefault="00261622">
      <w:pPr>
        <w:pStyle w:val="template"/>
        <w:rPr>
          <w:i w:val="0"/>
          <w:iCs/>
        </w:rPr>
      </w:pPr>
      <w:proofErr w:type="spellStart"/>
      <w:r>
        <w:rPr>
          <w:i w:val="0"/>
          <w:iCs/>
        </w:rPr>
        <w:t>FitBud’s</w:t>
      </w:r>
      <w:proofErr w:type="spellEnd"/>
      <w:r>
        <w:rPr>
          <w:i w:val="0"/>
          <w:iCs/>
        </w:rPr>
        <w:t xml:space="preserve"> user documentation would consists of a user manual, system reference, online help, </w:t>
      </w:r>
      <w:proofErr w:type="gramStart"/>
      <w:r>
        <w:rPr>
          <w:i w:val="0"/>
          <w:iCs/>
        </w:rPr>
        <w:t>tutorial</w:t>
      </w:r>
      <w:proofErr w:type="gramEnd"/>
      <w:r>
        <w:rPr>
          <w:i w:val="0"/>
          <w:iCs/>
        </w:rPr>
        <w:t xml:space="preserve"> and a demonstration of </w:t>
      </w:r>
      <w:proofErr w:type="spellStart"/>
      <w:r>
        <w:rPr>
          <w:i w:val="0"/>
          <w:iCs/>
        </w:rPr>
        <w:t>FitBud</w:t>
      </w:r>
      <w:proofErr w:type="spellEnd"/>
      <w:r>
        <w:rPr>
          <w:i w:val="0"/>
          <w:iCs/>
        </w:rPr>
        <w:t>.</w:t>
      </w:r>
    </w:p>
    <w:p w14:paraId="0D5CCEB4" w14:textId="77777777" w:rsidR="00C171D8" w:rsidRDefault="00C171D8">
      <w:pPr>
        <w:pStyle w:val="template"/>
        <w:rPr>
          <w:i w:val="0"/>
          <w:iCs/>
        </w:rPr>
      </w:pPr>
    </w:p>
    <w:p w14:paraId="38E0CD4F" w14:textId="193E4C15" w:rsidR="006D7843" w:rsidRPr="00CD2931" w:rsidRDefault="00C171D8" w:rsidP="006D7843">
      <w:pPr>
        <w:pStyle w:val="template"/>
        <w:rPr>
          <w:i w:val="0"/>
        </w:rPr>
      </w:pPr>
      <w:r>
        <w:rPr>
          <w:i w:val="0"/>
          <w:iCs/>
        </w:rPr>
        <w:t xml:space="preserve">Since most of our users are </w:t>
      </w:r>
      <w:r w:rsidR="00E700FC">
        <w:rPr>
          <w:i w:val="0"/>
          <w:iCs/>
        </w:rPr>
        <w:t xml:space="preserve">unlikely to be technically proficient, it is </w:t>
      </w:r>
      <w:r w:rsidR="00CD2931">
        <w:rPr>
          <w:i w:val="0"/>
          <w:iCs/>
        </w:rPr>
        <w:t>imperative for us to adopt the following standards in our documentations:</w:t>
      </w:r>
    </w:p>
    <w:p w14:paraId="23312D5D" w14:textId="47FFAC2B" w:rsidR="006D7843" w:rsidRDefault="006D7843" w:rsidP="00730C64">
      <w:pPr>
        <w:pStyle w:val="template"/>
        <w:numPr>
          <w:ilvl w:val="0"/>
          <w:numId w:val="22"/>
        </w:numPr>
        <w:rPr>
          <w:i w:val="0"/>
          <w:iCs/>
        </w:rPr>
      </w:pPr>
      <w:r>
        <w:rPr>
          <w:i w:val="0"/>
          <w:iCs/>
        </w:rPr>
        <w:t>Simple</w:t>
      </w:r>
      <w:r w:rsidR="007E2A56">
        <w:rPr>
          <w:i w:val="0"/>
          <w:iCs/>
        </w:rPr>
        <w:t xml:space="preserve"> words and short sentences</w:t>
      </w:r>
    </w:p>
    <w:p w14:paraId="470961EE" w14:textId="05CE66B6" w:rsidR="006D7843" w:rsidRDefault="00C4431D" w:rsidP="00730C64">
      <w:pPr>
        <w:pStyle w:val="template"/>
        <w:numPr>
          <w:ilvl w:val="0"/>
          <w:numId w:val="22"/>
        </w:numPr>
        <w:rPr>
          <w:i w:val="0"/>
          <w:iCs/>
        </w:rPr>
      </w:pPr>
      <w:r>
        <w:rPr>
          <w:i w:val="0"/>
          <w:iCs/>
        </w:rPr>
        <w:t>Shorter verbs and nouns to show operations instead of explaining a long process</w:t>
      </w:r>
    </w:p>
    <w:p w14:paraId="70A51347" w14:textId="77777777" w:rsidR="00436850" w:rsidRDefault="00436850" w:rsidP="00436850">
      <w:pPr>
        <w:pStyle w:val="template"/>
        <w:rPr>
          <w:i w:val="0"/>
          <w:iCs/>
        </w:rPr>
      </w:pPr>
    </w:p>
    <w:p w14:paraId="714DD996" w14:textId="24259F2A" w:rsidR="00436850" w:rsidRDefault="00FA512F" w:rsidP="00436850">
      <w:pPr>
        <w:pStyle w:val="template"/>
        <w:rPr>
          <w:i w:val="0"/>
          <w:iCs/>
        </w:rPr>
      </w:pPr>
      <w:r>
        <w:rPr>
          <w:i w:val="0"/>
          <w:iCs/>
        </w:rPr>
        <w:t xml:space="preserve">Therefore, user documentation </w:t>
      </w:r>
      <w:proofErr w:type="gramStart"/>
      <w:r>
        <w:rPr>
          <w:i w:val="0"/>
          <w:iCs/>
        </w:rPr>
        <w:t>has to</w:t>
      </w:r>
      <w:proofErr w:type="gramEnd"/>
      <w:r>
        <w:rPr>
          <w:i w:val="0"/>
          <w:iCs/>
        </w:rPr>
        <w:t xml:space="preserve"> be clear and readable. Format requirements are as follows:</w:t>
      </w:r>
    </w:p>
    <w:p w14:paraId="0C7951EB" w14:textId="4661BCF5" w:rsidR="00FA512F" w:rsidRDefault="00930AF7" w:rsidP="00730C64">
      <w:pPr>
        <w:pStyle w:val="template"/>
        <w:numPr>
          <w:ilvl w:val="0"/>
          <w:numId w:val="23"/>
        </w:numPr>
        <w:rPr>
          <w:i w:val="0"/>
          <w:iCs/>
        </w:rPr>
      </w:pPr>
      <w:r>
        <w:rPr>
          <w:i w:val="0"/>
          <w:iCs/>
        </w:rPr>
        <w:t>Proper indentation</w:t>
      </w:r>
    </w:p>
    <w:p w14:paraId="23984168" w14:textId="7FF41DBA" w:rsidR="003B2F49" w:rsidRDefault="007D4B72" w:rsidP="00730C64">
      <w:pPr>
        <w:pStyle w:val="template"/>
        <w:numPr>
          <w:ilvl w:val="0"/>
          <w:numId w:val="23"/>
        </w:numPr>
        <w:rPr>
          <w:i w:val="0"/>
          <w:iCs/>
        </w:rPr>
      </w:pPr>
      <w:r>
        <w:rPr>
          <w:i w:val="0"/>
          <w:iCs/>
        </w:rPr>
        <w:t xml:space="preserve">Headings, </w:t>
      </w:r>
      <w:r w:rsidR="003B2F49">
        <w:rPr>
          <w:i w:val="0"/>
          <w:iCs/>
        </w:rPr>
        <w:t>page styles and section titles</w:t>
      </w:r>
    </w:p>
    <w:p w14:paraId="5A06AA25" w14:textId="79D65BD4" w:rsidR="003B2F49" w:rsidRDefault="003B2F49" w:rsidP="00730C64">
      <w:pPr>
        <w:pStyle w:val="template"/>
        <w:numPr>
          <w:ilvl w:val="0"/>
          <w:numId w:val="23"/>
        </w:numPr>
        <w:rPr>
          <w:i w:val="0"/>
          <w:iCs/>
        </w:rPr>
      </w:pPr>
      <w:r>
        <w:rPr>
          <w:i w:val="0"/>
          <w:iCs/>
        </w:rPr>
        <w:t xml:space="preserve">Consistent </w:t>
      </w:r>
      <w:r w:rsidR="005339F4">
        <w:rPr>
          <w:i w:val="0"/>
          <w:iCs/>
        </w:rPr>
        <w:t>text fonts and styles</w:t>
      </w:r>
    </w:p>
    <w:p w14:paraId="6CB1D581" w14:textId="2B5FEFD6" w:rsidR="005339F4" w:rsidRDefault="0003265A" w:rsidP="00730C64">
      <w:pPr>
        <w:pStyle w:val="template"/>
        <w:numPr>
          <w:ilvl w:val="0"/>
          <w:numId w:val="23"/>
        </w:numPr>
        <w:rPr>
          <w:i w:val="0"/>
          <w:iCs/>
        </w:rPr>
      </w:pPr>
      <w:r>
        <w:rPr>
          <w:i w:val="0"/>
          <w:iCs/>
        </w:rPr>
        <w:t>Insert pictures for key steps and buttons</w:t>
      </w:r>
    </w:p>
    <w:p w14:paraId="1B7773C2" w14:textId="3A454EAB" w:rsidR="001F303D" w:rsidRPr="003B2F49" w:rsidRDefault="001F303D" w:rsidP="00730C64">
      <w:pPr>
        <w:pStyle w:val="template"/>
        <w:numPr>
          <w:ilvl w:val="0"/>
          <w:numId w:val="23"/>
        </w:numPr>
        <w:rPr>
          <w:i w:val="0"/>
          <w:iCs/>
        </w:rPr>
      </w:pPr>
      <w:r>
        <w:rPr>
          <w:i w:val="0"/>
          <w:iCs/>
        </w:rPr>
        <w:t xml:space="preserve">Using bold text to highlight </w:t>
      </w:r>
      <w:r w:rsidR="002D5D28">
        <w:rPr>
          <w:i w:val="0"/>
          <w:iCs/>
        </w:rPr>
        <w:t>dangerous</w:t>
      </w:r>
      <w:r w:rsidR="006C7043">
        <w:rPr>
          <w:i w:val="0"/>
          <w:iCs/>
        </w:rPr>
        <w:t xml:space="preserve"> or invalid </w:t>
      </w:r>
      <w:r w:rsidR="002D5D28">
        <w:rPr>
          <w:i w:val="0"/>
          <w:iCs/>
        </w:rPr>
        <w:t>operations</w:t>
      </w:r>
    </w:p>
    <w:p w14:paraId="6D69C618" w14:textId="77777777" w:rsidR="00274B62" w:rsidRDefault="00274B62" w:rsidP="00730C64">
      <w:pPr>
        <w:pStyle w:val="Heading2"/>
      </w:pPr>
      <w:bookmarkStart w:id="30" w:name="_Toc439994680"/>
      <w:bookmarkStart w:id="31" w:name="_Toc118644317"/>
      <w:r>
        <w:lastRenderedPageBreak/>
        <w:t>Assumptions and Dependencies</w:t>
      </w:r>
      <w:bookmarkEnd w:id="30"/>
      <w:bookmarkEnd w:id="31"/>
    </w:p>
    <w:p w14:paraId="6E33189E" w14:textId="77777777" w:rsidR="005126F8" w:rsidRDefault="005126F8">
      <w:pPr>
        <w:pStyle w:val="template"/>
      </w:pPr>
    </w:p>
    <w:p w14:paraId="0DFAEDB7" w14:textId="4B6714FA" w:rsidR="005126F8" w:rsidRDefault="005126F8">
      <w:pPr>
        <w:pStyle w:val="template"/>
        <w:rPr>
          <w:i w:val="0"/>
          <w:iCs/>
        </w:rPr>
      </w:pPr>
      <w:r>
        <w:rPr>
          <w:i w:val="0"/>
          <w:iCs/>
        </w:rPr>
        <w:t>Assumptions:</w:t>
      </w:r>
    </w:p>
    <w:p w14:paraId="2D8FCE1D" w14:textId="28625789" w:rsidR="005126F8" w:rsidRDefault="005126F8" w:rsidP="00730C64">
      <w:pPr>
        <w:pStyle w:val="template"/>
        <w:numPr>
          <w:ilvl w:val="0"/>
          <w:numId w:val="24"/>
        </w:numPr>
        <w:rPr>
          <w:i w:val="0"/>
          <w:iCs/>
        </w:rPr>
      </w:pPr>
      <w:r>
        <w:rPr>
          <w:i w:val="0"/>
          <w:iCs/>
        </w:rPr>
        <w:t xml:space="preserve">Users are </w:t>
      </w:r>
      <w:r w:rsidR="004D5023">
        <w:rPr>
          <w:i w:val="0"/>
          <w:iCs/>
        </w:rPr>
        <w:t>physically capable and able to perform the exercises</w:t>
      </w:r>
    </w:p>
    <w:p w14:paraId="22A023E8" w14:textId="41821371" w:rsidR="004D5023" w:rsidRDefault="004D5023" w:rsidP="00730C64">
      <w:pPr>
        <w:pStyle w:val="template"/>
        <w:numPr>
          <w:ilvl w:val="0"/>
          <w:numId w:val="24"/>
        </w:numPr>
        <w:rPr>
          <w:i w:val="0"/>
          <w:iCs/>
        </w:rPr>
      </w:pPr>
      <w:r>
        <w:rPr>
          <w:i w:val="0"/>
          <w:iCs/>
        </w:rPr>
        <w:t xml:space="preserve">Users are </w:t>
      </w:r>
      <w:r w:rsidR="00FA6941">
        <w:rPr>
          <w:i w:val="0"/>
          <w:iCs/>
        </w:rPr>
        <w:t xml:space="preserve">aware of </w:t>
      </w:r>
      <w:r w:rsidR="00A13D12">
        <w:rPr>
          <w:i w:val="0"/>
          <w:iCs/>
        </w:rPr>
        <w:t>how to perform the exercises</w:t>
      </w:r>
    </w:p>
    <w:p w14:paraId="48C2D99B" w14:textId="4BDB43C9" w:rsidR="001143BE" w:rsidRDefault="001143BE" w:rsidP="00730C64">
      <w:pPr>
        <w:pStyle w:val="template"/>
        <w:numPr>
          <w:ilvl w:val="0"/>
          <w:numId w:val="24"/>
        </w:numPr>
        <w:rPr>
          <w:i w:val="0"/>
          <w:iCs/>
        </w:rPr>
      </w:pPr>
      <w:r>
        <w:rPr>
          <w:i w:val="0"/>
          <w:iCs/>
        </w:rPr>
        <w:t xml:space="preserve">Users </w:t>
      </w:r>
      <w:r w:rsidR="00BD48BA">
        <w:rPr>
          <w:i w:val="0"/>
          <w:iCs/>
        </w:rPr>
        <w:t xml:space="preserve">have the integrity and key in valid </w:t>
      </w:r>
      <w:r w:rsidR="007C18A9">
        <w:rPr>
          <w:i w:val="0"/>
          <w:iCs/>
        </w:rPr>
        <w:t xml:space="preserve">information </w:t>
      </w:r>
      <w:r w:rsidR="008F48DB">
        <w:rPr>
          <w:i w:val="0"/>
          <w:iCs/>
        </w:rPr>
        <w:t>for the optimal experience</w:t>
      </w:r>
    </w:p>
    <w:p w14:paraId="466F45A5" w14:textId="548BD564" w:rsidR="008F48DB" w:rsidRDefault="0075001E" w:rsidP="00730C64">
      <w:pPr>
        <w:pStyle w:val="template"/>
        <w:numPr>
          <w:ilvl w:val="0"/>
          <w:numId w:val="24"/>
        </w:numPr>
        <w:rPr>
          <w:i w:val="0"/>
          <w:iCs/>
        </w:rPr>
      </w:pPr>
      <w:r>
        <w:rPr>
          <w:i w:val="0"/>
          <w:iCs/>
        </w:rPr>
        <w:t xml:space="preserve">The data </w:t>
      </w:r>
      <w:r w:rsidR="00D90450">
        <w:rPr>
          <w:i w:val="0"/>
          <w:iCs/>
        </w:rPr>
        <w:t>from the third-party providers are accurate and true</w:t>
      </w:r>
    </w:p>
    <w:p w14:paraId="223DF8EB" w14:textId="4EB2927E" w:rsidR="00D90450" w:rsidRDefault="00D90450" w:rsidP="00730C64">
      <w:pPr>
        <w:pStyle w:val="template"/>
        <w:numPr>
          <w:ilvl w:val="0"/>
          <w:numId w:val="24"/>
        </w:numPr>
        <w:rPr>
          <w:i w:val="0"/>
          <w:iCs/>
        </w:rPr>
      </w:pPr>
      <w:r>
        <w:rPr>
          <w:i w:val="0"/>
          <w:iCs/>
        </w:rPr>
        <w:t>The computer vision model is accurately trained</w:t>
      </w:r>
    </w:p>
    <w:p w14:paraId="3CB06413" w14:textId="77777777" w:rsidR="00D90450" w:rsidRDefault="00D90450" w:rsidP="00D90450">
      <w:pPr>
        <w:pStyle w:val="template"/>
        <w:rPr>
          <w:i w:val="0"/>
          <w:iCs/>
        </w:rPr>
      </w:pPr>
    </w:p>
    <w:p w14:paraId="3F0BEAAC" w14:textId="3B810D81" w:rsidR="00D90450" w:rsidRDefault="00D90450" w:rsidP="00D90450">
      <w:pPr>
        <w:pStyle w:val="template"/>
        <w:rPr>
          <w:i w:val="0"/>
          <w:iCs/>
        </w:rPr>
      </w:pPr>
      <w:r>
        <w:rPr>
          <w:i w:val="0"/>
          <w:iCs/>
        </w:rPr>
        <w:t>Dependencies:</w:t>
      </w:r>
    </w:p>
    <w:p w14:paraId="6C5F8FAB" w14:textId="4F1C16BD" w:rsidR="00D90450" w:rsidRDefault="001C3C1D" w:rsidP="00730C64">
      <w:pPr>
        <w:pStyle w:val="template"/>
        <w:numPr>
          <w:ilvl w:val="0"/>
          <w:numId w:val="25"/>
        </w:numPr>
        <w:rPr>
          <w:i w:val="0"/>
          <w:iCs/>
        </w:rPr>
      </w:pPr>
      <w:r>
        <w:rPr>
          <w:i w:val="0"/>
          <w:iCs/>
        </w:rPr>
        <w:t>Government database APIs to access IPPT venues</w:t>
      </w:r>
      <w:r w:rsidR="00D77224">
        <w:rPr>
          <w:i w:val="0"/>
          <w:iCs/>
        </w:rPr>
        <w:t xml:space="preserve"> and training locations</w:t>
      </w:r>
    </w:p>
    <w:p w14:paraId="17C64B1C" w14:textId="21D235B6" w:rsidR="00D77224" w:rsidRDefault="00D77224" w:rsidP="00730C64">
      <w:pPr>
        <w:pStyle w:val="template"/>
        <w:numPr>
          <w:ilvl w:val="0"/>
          <w:numId w:val="25"/>
        </w:numPr>
        <w:rPr>
          <w:i w:val="0"/>
          <w:iCs/>
        </w:rPr>
      </w:pPr>
      <w:r>
        <w:rPr>
          <w:i w:val="0"/>
          <w:iCs/>
        </w:rPr>
        <w:t>Database of exercises derived from ExRx.net</w:t>
      </w:r>
    </w:p>
    <w:p w14:paraId="33021CED" w14:textId="33F56AEC" w:rsidR="00D77224" w:rsidRDefault="00D77224" w:rsidP="00730C64">
      <w:pPr>
        <w:pStyle w:val="template"/>
        <w:numPr>
          <w:ilvl w:val="0"/>
          <w:numId w:val="25"/>
        </w:numPr>
        <w:rPr>
          <w:i w:val="0"/>
          <w:iCs/>
        </w:rPr>
      </w:pPr>
      <w:r>
        <w:rPr>
          <w:i w:val="0"/>
          <w:iCs/>
        </w:rPr>
        <w:t>IPPT Score calculator from the internet</w:t>
      </w:r>
    </w:p>
    <w:p w14:paraId="4F57DC02" w14:textId="37E0D871" w:rsidR="004E0D56" w:rsidRPr="004E05FC" w:rsidRDefault="005B1290" w:rsidP="004E05FC">
      <w:pPr>
        <w:pStyle w:val="template"/>
        <w:numPr>
          <w:ilvl w:val="0"/>
          <w:numId w:val="25"/>
        </w:numPr>
        <w:rPr>
          <w:i w:val="0"/>
          <w:iCs/>
        </w:rPr>
      </w:pPr>
      <w:r>
        <w:rPr>
          <w:i w:val="0"/>
          <w:iCs/>
        </w:rPr>
        <w:t>Tensor</w:t>
      </w:r>
      <w:r w:rsidR="004520F0">
        <w:rPr>
          <w:i w:val="0"/>
          <w:iCs/>
        </w:rPr>
        <w:t>Flow model for CV</w:t>
      </w:r>
    </w:p>
    <w:p w14:paraId="1D167F1C" w14:textId="4C006ED6" w:rsidR="00274B62" w:rsidRDefault="00274B62" w:rsidP="00730C64">
      <w:pPr>
        <w:pStyle w:val="Heading1"/>
      </w:pPr>
      <w:bookmarkStart w:id="32" w:name="_Toc439994682"/>
      <w:bookmarkStart w:id="33" w:name="_Toc118644318"/>
      <w:r>
        <w:t>External Interface Requirements</w:t>
      </w:r>
      <w:bookmarkEnd w:id="32"/>
      <w:bookmarkEnd w:id="33"/>
    </w:p>
    <w:p w14:paraId="03170C79" w14:textId="24660B7D" w:rsidR="00274B62" w:rsidRDefault="00274B62" w:rsidP="00730C64">
      <w:pPr>
        <w:pStyle w:val="Heading2"/>
      </w:pPr>
      <w:bookmarkStart w:id="34" w:name="_Toc118644319"/>
      <w:r>
        <w:t>User Interfaces</w:t>
      </w:r>
      <w:bookmarkEnd w:id="34"/>
    </w:p>
    <w:p w14:paraId="213418A7" w14:textId="4FB9A0BB" w:rsidR="000553C8" w:rsidRDefault="000553C8">
      <w:pPr>
        <w:pStyle w:val="template"/>
      </w:pPr>
    </w:p>
    <w:p w14:paraId="40B81173" w14:textId="6A535EBA" w:rsidR="00040AE5" w:rsidRPr="00F45569" w:rsidRDefault="00B5540C">
      <w:pPr>
        <w:pStyle w:val="template"/>
        <w:rPr>
          <w:i w:val="0"/>
        </w:rPr>
      </w:pPr>
      <w:r>
        <w:rPr>
          <w:b/>
          <w:bCs/>
          <w:i w:val="0"/>
          <w:iCs/>
        </w:rPr>
        <w:t xml:space="preserve">Starting Page </w:t>
      </w:r>
      <w:r>
        <w:rPr>
          <w:i w:val="0"/>
          <w:iCs/>
        </w:rPr>
        <w:t xml:space="preserve">– A landing page for users who have installed </w:t>
      </w:r>
      <w:proofErr w:type="spellStart"/>
      <w:r>
        <w:rPr>
          <w:i w:val="0"/>
          <w:iCs/>
        </w:rPr>
        <w:t>FitBud</w:t>
      </w:r>
      <w:proofErr w:type="spellEnd"/>
      <w:r>
        <w:rPr>
          <w:i w:val="0"/>
          <w:iCs/>
        </w:rPr>
        <w:t>. Through this, new users can register for an account while existing users can login into their account</w:t>
      </w:r>
      <w:r w:rsidR="00F45569">
        <w:rPr>
          <w:i w:val="0"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9"/>
        <w:gridCol w:w="3540"/>
        <w:gridCol w:w="2712"/>
      </w:tblGrid>
      <w:tr w:rsidR="00955316" w14:paraId="3CC5778E" w14:textId="77777777" w:rsidTr="00A207BF">
        <w:trPr>
          <w:trHeight w:val="336"/>
          <w:tblHeader/>
        </w:trPr>
        <w:tc>
          <w:tcPr>
            <w:tcW w:w="2409" w:type="dxa"/>
            <w:vAlign w:val="center"/>
          </w:tcPr>
          <w:p w14:paraId="08D45427" w14:textId="2140A18B" w:rsidR="005B4CBB" w:rsidRPr="004A3EA5" w:rsidRDefault="005B4CBB" w:rsidP="005B4CBB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t>Page</w:t>
            </w:r>
          </w:p>
        </w:tc>
        <w:tc>
          <w:tcPr>
            <w:tcW w:w="3540" w:type="dxa"/>
            <w:vAlign w:val="center"/>
          </w:tcPr>
          <w:p w14:paraId="54AD2380" w14:textId="39EAE620" w:rsidR="005B4CBB" w:rsidRPr="004A3EA5" w:rsidRDefault="005B4CBB" w:rsidP="005B4CBB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t>Description</w:t>
            </w:r>
          </w:p>
        </w:tc>
        <w:tc>
          <w:tcPr>
            <w:tcW w:w="2712" w:type="dxa"/>
            <w:vAlign w:val="center"/>
          </w:tcPr>
          <w:p w14:paraId="1137BC58" w14:textId="4D4B49ED" w:rsidR="005B4CBB" w:rsidRPr="005B4CBB" w:rsidRDefault="005B4CBB" w:rsidP="005B4CBB">
            <w:pPr>
              <w:pStyle w:val="template"/>
              <w:jc w:val="center"/>
              <w:rPr>
                <w:b/>
                <w:i w:val="0"/>
              </w:rPr>
            </w:pPr>
            <w:r>
              <w:rPr>
                <w:b/>
                <w:bCs/>
                <w:i w:val="0"/>
                <w:iCs/>
              </w:rPr>
              <w:t>Image</w:t>
            </w:r>
          </w:p>
        </w:tc>
      </w:tr>
      <w:tr w:rsidR="00955316" w14:paraId="45E21D82" w14:textId="77777777" w:rsidTr="00A207BF">
        <w:trPr>
          <w:trHeight w:val="2902"/>
        </w:trPr>
        <w:tc>
          <w:tcPr>
            <w:tcW w:w="2409" w:type="dxa"/>
            <w:vAlign w:val="center"/>
          </w:tcPr>
          <w:p w14:paraId="7E88682F" w14:textId="7ED46A96" w:rsidR="005B4CBB" w:rsidRPr="005B4CBB" w:rsidRDefault="005B4CBB" w:rsidP="005B4CBB">
            <w:pPr>
              <w:pStyle w:val="template"/>
              <w:jc w:val="center"/>
              <w:rPr>
                <w:b/>
                <w:i w:val="0"/>
              </w:rPr>
            </w:pPr>
            <w:r w:rsidRPr="005B4CBB">
              <w:rPr>
                <w:b/>
                <w:bCs/>
                <w:i w:val="0"/>
                <w:iCs/>
              </w:rPr>
              <w:t>Starting Page</w:t>
            </w:r>
          </w:p>
        </w:tc>
        <w:tc>
          <w:tcPr>
            <w:tcW w:w="3540" w:type="dxa"/>
            <w:vAlign w:val="center"/>
          </w:tcPr>
          <w:p w14:paraId="5211DEF7" w14:textId="34F3567D" w:rsidR="005B4CBB" w:rsidRPr="005B4CBB" w:rsidRDefault="005B4CBB" w:rsidP="005B4CBB">
            <w:pPr>
              <w:pStyle w:val="template"/>
              <w:jc w:val="both"/>
              <w:rPr>
                <w:i w:val="0"/>
              </w:rPr>
            </w:pPr>
            <w:r>
              <w:rPr>
                <w:i w:val="0"/>
                <w:iCs/>
              </w:rPr>
              <w:t xml:space="preserve">A landing page for users who have installed </w:t>
            </w:r>
            <w:proofErr w:type="spellStart"/>
            <w:r>
              <w:rPr>
                <w:i w:val="0"/>
                <w:iCs/>
              </w:rPr>
              <w:t>FitBud</w:t>
            </w:r>
            <w:proofErr w:type="spellEnd"/>
            <w:r>
              <w:rPr>
                <w:i w:val="0"/>
                <w:iCs/>
              </w:rPr>
              <w:t>. Through this, new users can register for an account while existing users can login into their accounts.</w:t>
            </w:r>
          </w:p>
        </w:tc>
        <w:tc>
          <w:tcPr>
            <w:tcW w:w="2712" w:type="dxa"/>
          </w:tcPr>
          <w:p w14:paraId="12A3885E" w14:textId="25B59C46" w:rsidR="005B4CBB" w:rsidRPr="005B4CBB" w:rsidRDefault="005B4CBB">
            <w:pPr>
              <w:pStyle w:val="template"/>
              <w:rPr>
                <w:i w:val="0"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1" behindDoc="0" locked="0" layoutInCell="1" allowOverlap="1" wp14:anchorId="3181FCD1" wp14:editId="34B222BE">
                  <wp:simplePos x="0" y="0"/>
                  <wp:positionH relativeFrom="column">
                    <wp:posOffset>387853</wp:posOffset>
                  </wp:positionH>
                  <wp:positionV relativeFrom="paragraph">
                    <wp:posOffset>7620</wp:posOffset>
                  </wp:positionV>
                  <wp:extent cx="935355" cy="2025650"/>
                  <wp:effectExtent l="0" t="0" r="4445" b="6350"/>
                  <wp:wrapSquare wrapText="bothSides"/>
                  <wp:docPr id="9" name="Picture 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35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45DF4176" w14:textId="77777777" w:rsidTr="00A207BF">
        <w:tc>
          <w:tcPr>
            <w:tcW w:w="2409" w:type="dxa"/>
            <w:vMerge w:val="restart"/>
            <w:vAlign w:val="center"/>
          </w:tcPr>
          <w:p w14:paraId="0E92EA6F" w14:textId="4DF8E83C" w:rsidR="009B389F" w:rsidRPr="005B4CBB" w:rsidRDefault="009B389F" w:rsidP="005B4CBB">
            <w:pPr>
              <w:pStyle w:val="template"/>
              <w:jc w:val="center"/>
              <w:rPr>
                <w:b/>
                <w:i w:val="0"/>
              </w:rPr>
            </w:pPr>
            <w:r>
              <w:rPr>
                <w:b/>
                <w:bCs/>
                <w:i w:val="0"/>
                <w:iCs/>
              </w:rPr>
              <w:lastRenderedPageBreak/>
              <w:t>Registration Page</w:t>
            </w:r>
          </w:p>
        </w:tc>
        <w:tc>
          <w:tcPr>
            <w:tcW w:w="3540" w:type="dxa"/>
            <w:vMerge w:val="restart"/>
            <w:vAlign w:val="center"/>
          </w:tcPr>
          <w:p w14:paraId="35384E83" w14:textId="2DF2ED62" w:rsidR="009B389F" w:rsidRPr="00843175" w:rsidRDefault="009B389F" w:rsidP="005B4CBB">
            <w:pPr>
              <w:pStyle w:val="template"/>
              <w:jc w:val="both"/>
              <w:rPr>
                <w:i w:val="0"/>
              </w:rPr>
            </w:pPr>
            <w:r>
              <w:rPr>
                <w:i w:val="0"/>
                <w:iCs/>
              </w:rPr>
              <w:t>Registration Page for users to key in their personal information.</w:t>
            </w:r>
          </w:p>
        </w:tc>
        <w:tc>
          <w:tcPr>
            <w:tcW w:w="2712" w:type="dxa"/>
          </w:tcPr>
          <w:p w14:paraId="4C28B52E" w14:textId="2295CAD8" w:rsidR="009B389F" w:rsidRPr="005B4CBB" w:rsidRDefault="009B389F">
            <w:pPr>
              <w:pStyle w:val="template"/>
              <w:rPr>
                <w:i w:val="0"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2" behindDoc="0" locked="0" layoutInCell="1" allowOverlap="1" wp14:anchorId="709E958D" wp14:editId="33A3C8D3">
                  <wp:simplePos x="0" y="0"/>
                  <wp:positionH relativeFrom="column">
                    <wp:posOffset>387793</wp:posOffset>
                  </wp:positionH>
                  <wp:positionV relativeFrom="paragraph">
                    <wp:posOffset>66675</wp:posOffset>
                  </wp:positionV>
                  <wp:extent cx="1030605" cy="2232660"/>
                  <wp:effectExtent l="0" t="0" r="0" b="2540"/>
                  <wp:wrapSquare wrapText="bothSides"/>
                  <wp:docPr id="10" name="Picture 10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05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03ECB2CD" w14:textId="77777777" w:rsidTr="00A207BF">
        <w:tc>
          <w:tcPr>
            <w:tcW w:w="2409" w:type="dxa"/>
            <w:vMerge/>
          </w:tcPr>
          <w:p w14:paraId="20BE0878" w14:textId="77777777" w:rsidR="009B389F" w:rsidRPr="005B4CBB" w:rsidRDefault="009B389F" w:rsidP="005B4CBB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</w:p>
        </w:tc>
        <w:tc>
          <w:tcPr>
            <w:tcW w:w="3540" w:type="dxa"/>
            <w:vMerge/>
          </w:tcPr>
          <w:p w14:paraId="3557A59B" w14:textId="77777777" w:rsidR="009B389F" w:rsidRPr="005B4CBB" w:rsidRDefault="009B389F" w:rsidP="005B4CBB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</w:p>
        </w:tc>
        <w:tc>
          <w:tcPr>
            <w:tcW w:w="2712" w:type="dxa"/>
          </w:tcPr>
          <w:p w14:paraId="7E79061E" w14:textId="32BAF9DB" w:rsidR="009B389F" w:rsidRPr="005B4CBB" w:rsidRDefault="009B389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4" behindDoc="0" locked="0" layoutInCell="1" allowOverlap="1" wp14:anchorId="50481A78" wp14:editId="4A101382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2680335</wp:posOffset>
                  </wp:positionV>
                  <wp:extent cx="1158875" cy="2510155"/>
                  <wp:effectExtent l="0" t="0" r="0" b="4445"/>
                  <wp:wrapSquare wrapText="bothSides"/>
                  <wp:docPr id="12" name="Picture 1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251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3" behindDoc="0" locked="0" layoutInCell="1" allowOverlap="1" wp14:anchorId="13C804D9" wp14:editId="1B3E7B20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12065</wp:posOffset>
                  </wp:positionV>
                  <wp:extent cx="1158875" cy="2510790"/>
                  <wp:effectExtent l="0" t="0" r="0" b="3810"/>
                  <wp:wrapSquare wrapText="bothSides"/>
                  <wp:docPr id="11" name="Picture 1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0600AA32" w14:textId="77777777" w:rsidTr="00A207BF">
        <w:tc>
          <w:tcPr>
            <w:tcW w:w="2409" w:type="dxa"/>
            <w:vAlign w:val="center"/>
          </w:tcPr>
          <w:p w14:paraId="4ED96F93" w14:textId="605AD145" w:rsidR="008E36B7" w:rsidRPr="008E36B7" w:rsidRDefault="008E36B7" w:rsidP="00BE7181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lastRenderedPageBreak/>
              <w:t>Main Landing Page</w:t>
            </w:r>
          </w:p>
        </w:tc>
        <w:tc>
          <w:tcPr>
            <w:tcW w:w="3540" w:type="dxa"/>
            <w:vAlign w:val="center"/>
          </w:tcPr>
          <w:p w14:paraId="069A2E53" w14:textId="2373D068" w:rsidR="008E36B7" w:rsidRPr="00657C78" w:rsidRDefault="00A81986" w:rsidP="00F21019">
            <w:pPr>
              <w:pStyle w:val="template"/>
              <w:jc w:val="center"/>
              <w:rPr>
                <w:i w:val="0"/>
              </w:rPr>
            </w:pPr>
            <w:r>
              <w:rPr>
                <w:i w:val="0"/>
                <w:iCs/>
              </w:rPr>
              <w:t xml:space="preserve">The user is greeted with the </w:t>
            </w:r>
            <w:r w:rsidR="00877476">
              <w:rPr>
                <w:i w:val="0"/>
                <w:iCs/>
              </w:rPr>
              <w:t xml:space="preserve">main landing </w:t>
            </w:r>
            <w:r w:rsidR="00BE7181">
              <w:rPr>
                <w:i w:val="0"/>
                <w:iCs/>
              </w:rPr>
              <w:t>page when he logins into the app.</w:t>
            </w:r>
            <w:r w:rsidR="00FF2510">
              <w:rPr>
                <w:i w:val="0"/>
                <w:iCs/>
              </w:rPr>
              <w:br/>
            </w:r>
            <w:r w:rsidR="00FF2510">
              <w:rPr>
                <w:i w:val="0"/>
              </w:rPr>
              <w:br/>
              <w:t xml:space="preserve">In this page, the user </w:t>
            </w:r>
            <w:r w:rsidR="00A85558">
              <w:rPr>
                <w:i w:val="0"/>
              </w:rPr>
              <w:t>can</w:t>
            </w:r>
            <w:r w:rsidR="00FF2510">
              <w:rPr>
                <w:i w:val="0"/>
              </w:rPr>
              <w:t xml:space="preserve"> see the number of days to </w:t>
            </w:r>
            <w:r w:rsidR="00671427">
              <w:rPr>
                <w:i w:val="0"/>
              </w:rPr>
              <w:t>their</w:t>
            </w:r>
            <w:r w:rsidR="00FF2510">
              <w:rPr>
                <w:i w:val="0"/>
              </w:rPr>
              <w:t xml:space="preserve"> IPPT </w:t>
            </w:r>
            <w:r w:rsidR="00252ECA">
              <w:rPr>
                <w:i w:val="0"/>
              </w:rPr>
              <w:t>test</w:t>
            </w:r>
            <w:r w:rsidR="00223741">
              <w:rPr>
                <w:i w:val="0"/>
              </w:rPr>
              <w:t xml:space="preserve"> and their IPPT location</w:t>
            </w:r>
            <w:r w:rsidR="00297010">
              <w:rPr>
                <w:i w:val="0"/>
              </w:rPr>
              <w:t>.</w:t>
            </w:r>
            <w:r w:rsidR="00297010">
              <w:rPr>
                <w:i w:val="0"/>
              </w:rPr>
              <w:br/>
            </w:r>
            <w:r w:rsidR="00297010">
              <w:rPr>
                <w:i w:val="0"/>
              </w:rPr>
              <w:br/>
              <w:t xml:space="preserve">Below the test </w:t>
            </w:r>
            <w:r w:rsidR="00202239">
              <w:rPr>
                <w:i w:val="0"/>
              </w:rPr>
              <w:t xml:space="preserve">location, the user </w:t>
            </w:r>
            <w:r w:rsidR="00A85558">
              <w:rPr>
                <w:i w:val="0"/>
              </w:rPr>
              <w:t>can</w:t>
            </w:r>
            <w:r w:rsidR="00202239">
              <w:rPr>
                <w:i w:val="0"/>
              </w:rPr>
              <w:t xml:space="preserve"> see the </w:t>
            </w:r>
            <w:r w:rsidR="00275A2C">
              <w:rPr>
                <w:i w:val="0"/>
              </w:rPr>
              <w:t>recommended exercises</w:t>
            </w:r>
            <w:r w:rsidR="00E97E17">
              <w:rPr>
                <w:i w:val="0"/>
              </w:rPr>
              <w:t xml:space="preserve">. </w:t>
            </w:r>
            <w:r w:rsidR="00661C11">
              <w:rPr>
                <w:i w:val="0"/>
              </w:rPr>
              <w:br/>
            </w:r>
            <w:r w:rsidR="00661C11">
              <w:rPr>
                <w:i w:val="0"/>
              </w:rPr>
              <w:br/>
              <w:t xml:space="preserve">This layout was chosen to remind the user </w:t>
            </w:r>
            <w:r w:rsidR="000136F9">
              <w:rPr>
                <w:i w:val="0"/>
              </w:rPr>
              <w:t xml:space="preserve">of their upcoming </w:t>
            </w:r>
            <w:r w:rsidR="00C92780">
              <w:rPr>
                <w:i w:val="0"/>
              </w:rPr>
              <w:t>IPPT and motivate them to get fitter.</w:t>
            </w:r>
          </w:p>
        </w:tc>
        <w:tc>
          <w:tcPr>
            <w:tcW w:w="2712" w:type="dxa"/>
          </w:tcPr>
          <w:p w14:paraId="63EFEA69" w14:textId="14AE911F" w:rsidR="008E36B7" w:rsidRPr="005B4CBB" w:rsidRDefault="004D4EE8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7" behindDoc="0" locked="0" layoutInCell="1" allowOverlap="1" wp14:anchorId="08020E82" wp14:editId="7CD8FC79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274881</wp:posOffset>
                  </wp:positionV>
                  <wp:extent cx="1148316" cy="2942814"/>
                  <wp:effectExtent l="0" t="0" r="0" b="3810"/>
                  <wp:wrapSquare wrapText="bothSides"/>
                  <wp:docPr id="14" name="Picture 1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316" cy="294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1019">
              <w:rPr>
                <w:i w:val="0"/>
                <w:iCs/>
                <w:noProof/>
              </w:rPr>
              <w:drawing>
                <wp:anchor distT="0" distB="0" distL="114300" distR="114300" simplePos="0" relativeHeight="251658245" behindDoc="0" locked="0" layoutInCell="1" allowOverlap="1" wp14:anchorId="773425C3" wp14:editId="12AD8098">
                  <wp:simplePos x="0" y="0"/>
                  <wp:positionH relativeFrom="column">
                    <wp:posOffset>319612</wp:posOffset>
                  </wp:positionH>
                  <wp:positionV relativeFrom="paragraph">
                    <wp:posOffset>62422</wp:posOffset>
                  </wp:positionV>
                  <wp:extent cx="1148316" cy="2942814"/>
                  <wp:effectExtent l="0" t="0" r="0" b="3810"/>
                  <wp:wrapSquare wrapText="bothSides"/>
                  <wp:docPr id="13" name="Picture 13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316" cy="294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722CEFE4" w14:textId="77777777" w:rsidTr="00A207BF">
        <w:tc>
          <w:tcPr>
            <w:tcW w:w="2409" w:type="dxa"/>
            <w:vAlign w:val="center"/>
          </w:tcPr>
          <w:p w14:paraId="627E707A" w14:textId="00D937F6" w:rsidR="00C92780" w:rsidRDefault="00A60B5C" w:rsidP="00C92780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lastRenderedPageBreak/>
              <w:t>Bonus Exercise Page</w:t>
            </w:r>
          </w:p>
        </w:tc>
        <w:tc>
          <w:tcPr>
            <w:tcW w:w="3540" w:type="dxa"/>
            <w:vAlign w:val="center"/>
          </w:tcPr>
          <w:p w14:paraId="27ADF06F" w14:textId="1DE9A250" w:rsidR="00C92780" w:rsidRDefault="00593ECF" w:rsidP="00C92780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Upon completion of the exercises, the user will be able to </w:t>
            </w:r>
            <w:r w:rsidR="00B75DF9">
              <w:rPr>
                <w:i w:val="0"/>
                <w:iCs/>
              </w:rPr>
              <w:t>see bonus exercises below.</w:t>
            </w:r>
            <w:r w:rsidR="00B75DF9">
              <w:rPr>
                <w:i w:val="0"/>
                <w:iCs/>
              </w:rPr>
              <w:br/>
            </w:r>
            <w:r w:rsidR="00B75DF9">
              <w:rPr>
                <w:i w:val="0"/>
                <w:iCs/>
              </w:rPr>
              <w:br/>
              <w:t xml:space="preserve">This serves as additional exercises for the user to perform </w:t>
            </w:r>
            <w:proofErr w:type="gramStart"/>
            <w:r w:rsidR="00B75DF9">
              <w:rPr>
                <w:i w:val="0"/>
                <w:iCs/>
              </w:rPr>
              <w:t>in order to</w:t>
            </w:r>
            <w:proofErr w:type="gramEnd"/>
            <w:r w:rsidR="00B75DF9">
              <w:rPr>
                <w:i w:val="0"/>
                <w:iCs/>
              </w:rPr>
              <w:t xml:space="preserve"> get fitter. In addition, </w:t>
            </w:r>
            <w:r w:rsidR="007843B8">
              <w:rPr>
                <w:i w:val="0"/>
                <w:iCs/>
              </w:rPr>
              <w:t>it displays the nearest venue the user can carry out the bonus exercises.</w:t>
            </w:r>
          </w:p>
        </w:tc>
        <w:tc>
          <w:tcPr>
            <w:tcW w:w="2712" w:type="dxa"/>
            <w:vAlign w:val="center"/>
          </w:tcPr>
          <w:p w14:paraId="56ED8C51" w14:textId="44361AC1" w:rsidR="00C92780" w:rsidRDefault="00B75DF9" w:rsidP="00C92780">
            <w:pPr>
              <w:pStyle w:val="template"/>
              <w:jc w:val="center"/>
              <w:rPr>
                <w:i w:val="0"/>
                <w:iCs/>
                <w:noProof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8" behindDoc="0" locked="0" layoutInCell="1" allowOverlap="1" wp14:anchorId="6AAD26DE" wp14:editId="3B4E3382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-4450715</wp:posOffset>
                  </wp:positionV>
                  <wp:extent cx="1233170" cy="4683125"/>
                  <wp:effectExtent l="0" t="0" r="0" b="3175"/>
                  <wp:wrapSquare wrapText="bothSides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70" cy="468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2127FAC3" w14:textId="77777777" w:rsidTr="00A207BF">
        <w:tc>
          <w:tcPr>
            <w:tcW w:w="2409" w:type="dxa"/>
            <w:vAlign w:val="center"/>
          </w:tcPr>
          <w:p w14:paraId="5E9A1CA6" w14:textId="60BBF520" w:rsidR="00C92780" w:rsidRDefault="00012AB9" w:rsidP="00C92780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lastRenderedPageBreak/>
              <w:t>Social Page</w:t>
            </w:r>
          </w:p>
        </w:tc>
        <w:tc>
          <w:tcPr>
            <w:tcW w:w="3540" w:type="dxa"/>
            <w:vAlign w:val="center"/>
          </w:tcPr>
          <w:p w14:paraId="5949F6B4" w14:textId="70A05408" w:rsidR="00C92780" w:rsidRDefault="00012AB9" w:rsidP="00C92780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>In this page, it shows nearby users with similar fitness level.</w:t>
            </w:r>
            <w:r>
              <w:rPr>
                <w:i w:val="0"/>
                <w:iCs/>
              </w:rPr>
              <w:br/>
            </w:r>
            <w:r>
              <w:rPr>
                <w:i w:val="0"/>
                <w:iCs/>
              </w:rPr>
              <w:br/>
              <w:t>The purpose of the page is for the user to conne</w:t>
            </w:r>
            <w:r w:rsidR="006644D4">
              <w:rPr>
                <w:i w:val="0"/>
                <w:iCs/>
              </w:rPr>
              <w:t>c</w:t>
            </w:r>
            <w:r>
              <w:rPr>
                <w:i w:val="0"/>
                <w:iCs/>
              </w:rPr>
              <w:t>t with other users of similar fitness level</w:t>
            </w:r>
            <w:r w:rsidR="00FD6AF4">
              <w:rPr>
                <w:i w:val="0"/>
                <w:iCs/>
              </w:rPr>
              <w:t>. This way users can chat and meet-up one another in the hopes that it will make them grounded and motivated to get fitter.</w:t>
            </w:r>
          </w:p>
        </w:tc>
        <w:tc>
          <w:tcPr>
            <w:tcW w:w="2712" w:type="dxa"/>
            <w:vAlign w:val="center"/>
          </w:tcPr>
          <w:p w14:paraId="058A2E89" w14:textId="30AE7ABE" w:rsidR="00C92780" w:rsidRDefault="00012AB9" w:rsidP="00C92780">
            <w:pPr>
              <w:pStyle w:val="template"/>
              <w:jc w:val="center"/>
              <w:rPr>
                <w:i w:val="0"/>
                <w:iCs/>
                <w:noProof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49" behindDoc="0" locked="0" layoutInCell="1" allowOverlap="1" wp14:anchorId="30A7949B" wp14:editId="53356791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-4556760</wp:posOffset>
                  </wp:positionV>
                  <wp:extent cx="1371600" cy="4681220"/>
                  <wp:effectExtent l="0" t="0" r="0" b="5080"/>
                  <wp:wrapSquare wrapText="bothSides"/>
                  <wp:docPr id="16" name="Picture 16" descr="Teams, company nam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ams, company name&#10;&#10;Description automatically generated with medium confidenc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46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3D2B73FF" w14:textId="77777777" w:rsidTr="00A207BF">
        <w:tc>
          <w:tcPr>
            <w:tcW w:w="2409" w:type="dxa"/>
            <w:vAlign w:val="center"/>
          </w:tcPr>
          <w:p w14:paraId="15CBDF23" w14:textId="77567409" w:rsidR="00C92780" w:rsidRDefault="00A207BF" w:rsidP="00C92780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lastRenderedPageBreak/>
              <w:t>Train Page</w:t>
            </w:r>
          </w:p>
        </w:tc>
        <w:tc>
          <w:tcPr>
            <w:tcW w:w="3540" w:type="dxa"/>
            <w:vAlign w:val="center"/>
          </w:tcPr>
          <w:p w14:paraId="1BA8D896" w14:textId="77777777" w:rsidR="00C92780" w:rsidRDefault="00A207BF" w:rsidP="00C92780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In the train page, users can have their push-ups, sit-ups and run tracked. </w:t>
            </w:r>
            <w:r>
              <w:rPr>
                <w:i w:val="0"/>
                <w:iCs/>
              </w:rPr>
              <w:br/>
            </w:r>
            <w:r>
              <w:rPr>
                <w:i w:val="0"/>
                <w:iCs/>
              </w:rPr>
              <w:br/>
              <w:t xml:space="preserve">The push-ups and sit-ups are tracked through </w:t>
            </w:r>
            <w:proofErr w:type="spellStart"/>
            <w:r>
              <w:rPr>
                <w:i w:val="0"/>
                <w:iCs/>
              </w:rPr>
              <w:t>FitBud’s</w:t>
            </w:r>
            <w:proofErr w:type="spellEnd"/>
            <w:r>
              <w:rPr>
                <w:i w:val="0"/>
                <w:iCs/>
              </w:rPr>
              <w:t xml:space="preserve"> computer vision model. The model will feedback to the user on their form and repetitions.</w:t>
            </w:r>
          </w:p>
          <w:p w14:paraId="3B70D610" w14:textId="77777777" w:rsidR="00A207BF" w:rsidRDefault="00A207BF" w:rsidP="00C92780">
            <w:pPr>
              <w:pStyle w:val="template"/>
              <w:jc w:val="center"/>
              <w:rPr>
                <w:i w:val="0"/>
                <w:iCs/>
              </w:rPr>
            </w:pPr>
          </w:p>
          <w:p w14:paraId="493C0274" w14:textId="05F9E4B4" w:rsidR="00A207BF" w:rsidRDefault="00A207BF" w:rsidP="00C92780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The run is tracked through pulling data from Strava. </w:t>
            </w:r>
          </w:p>
        </w:tc>
        <w:tc>
          <w:tcPr>
            <w:tcW w:w="2712" w:type="dxa"/>
            <w:vAlign w:val="center"/>
          </w:tcPr>
          <w:p w14:paraId="1E36F396" w14:textId="20364918" w:rsidR="00C92780" w:rsidRDefault="00A207BF" w:rsidP="00C92780">
            <w:pPr>
              <w:pStyle w:val="template"/>
              <w:jc w:val="center"/>
              <w:rPr>
                <w:i w:val="0"/>
                <w:iCs/>
                <w:noProof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50" behindDoc="0" locked="0" layoutInCell="1" allowOverlap="1" wp14:anchorId="5D9EE19A" wp14:editId="2355FB51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-3073400</wp:posOffset>
                  </wp:positionV>
                  <wp:extent cx="1414780" cy="3063875"/>
                  <wp:effectExtent l="0" t="0" r="0" b="0"/>
                  <wp:wrapSquare wrapText="bothSides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780" cy="30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5316" w14:paraId="2F19D5F4" w14:textId="77777777" w:rsidTr="00955316">
        <w:tc>
          <w:tcPr>
            <w:tcW w:w="2409" w:type="dxa"/>
            <w:vAlign w:val="center"/>
          </w:tcPr>
          <w:p w14:paraId="11B3A573" w14:textId="68516687" w:rsidR="00C92780" w:rsidRDefault="00955316" w:rsidP="00955316">
            <w:pPr>
              <w:pStyle w:val="template"/>
              <w:jc w:val="center"/>
              <w:rPr>
                <w:b/>
                <w:bCs/>
                <w:i w:val="0"/>
                <w:iCs/>
              </w:rPr>
            </w:pPr>
            <w:r>
              <w:rPr>
                <w:b/>
                <w:bCs/>
                <w:i w:val="0"/>
                <w:iCs/>
              </w:rPr>
              <w:t>Profile Page</w:t>
            </w:r>
          </w:p>
        </w:tc>
        <w:tc>
          <w:tcPr>
            <w:tcW w:w="3540" w:type="dxa"/>
            <w:vAlign w:val="center"/>
          </w:tcPr>
          <w:p w14:paraId="33DED8B0" w14:textId="2D929835" w:rsidR="00C92780" w:rsidRDefault="00955316" w:rsidP="00C92780">
            <w:pPr>
              <w:pStyle w:val="template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>The profile page displays the user</w:t>
            </w:r>
            <w:r w:rsidR="00C30442">
              <w:rPr>
                <w:i w:val="0"/>
                <w:iCs/>
              </w:rPr>
              <w:t>’s age, previous IPPT result and their upcoming IPPT date.</w:t>
            </w:r>
          </w:p>
        </w:tc>
        <w:tc>
          <w:tcPr>
            <w:tcW w:w="2712" w:type="dxa"/>
            <w:vAlign w:val="center"/>
          </w:tcPr>
          <w:p w14:paraId="072B9C5A" w14:textId="19204906" w:rsidR="00C92780" w:rsidRDefault="00955316" w:rsidP="00C92780">
            <w:pPr>
              <w:pStyle w:val="template"/>
              <w:jc w:val="center"/>
              <w:rPr>
                <w:i w:val="0"/>
                <w:iCs/>
                <w:noProof/>
              </w:rPr>
            </w:pPr>
            <w:r>
              <w:rPr>
                <w:i w:val="0"/>
                <w:iCs/>
                <w:noProof/>
              </w:rPr>
              <w:drawing>
                <wp:anchor distT="0" distB="0" distL="114300" distR="114300" simplePos="0" relativeHeight="251658251" behindDoc="0" locked="0" layoutInCell="1" allowOverlap="1" wp14:anchorId="069E3776" wp14:editId="17894576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-2931795</wp:posOffset>
                  </wp:positionV>
                  <wp:extent cx="1350010" cy="2923540"/>
                  <wp:effectExtent l="0" t="0" r="0" b="0"/>
                  <wp:wrapSquare wrapText="bothSides"/>
                  <wp:docPr id="18" name="Picture 18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1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AAFF353" w14:textId="14A07800" w:rsidR="001F449A" w:rsidRDefault="00274B62" w:rsidP="00876776">
      <w:pPr>
        <w:pStyle w:val="Heading2"/>
      </w:pPr>
      <w:bookmarkStart w:id="35" w:name="_Toc439994684"/>
      <w:bookmarkStart w:id="36" w:name="_Toc118644320"/>
      <w:r>
        <w:t>Hardware Interfaces</w:t>
      </w:r>
      <w:bookmarkEnd w:id="35"/>
      <w:bookmarkEnd w:id="36"/>
    </w:p>
    <w:p w14:paraId="09DC87EF" w14:textId="47DEBB32" w:rsidR="001F449A" w:rsidRDefault="00D45BEF">
      <w:pPr>
        <w:pStyle w:val="template"/>
        <w:rPr>
          <w:i w:val="0"/>
          <w:iCs/>
        </w:rPr>
      </w:pPr>
      <w:r>
        <w:rPr>
          <w:i w:val="0"/>
          <w:iCs/>
        </w:rPr>
        <w:t>The hardware interface components are as follows:</w:t>
      </w:r>
    </w:p>
    <w:p w14:paraId="5B119048" w14:textId="2D12A319" w:rsidR="00D45BEF" w:rsidRDefault="00630AD3" w:rsidP="00730C64">
      <w:pPr>
        <w:pStyle w:val="template"/>
        <w:numPr>
          <w:ilvl w:val="0"/>
          <w:numId w:val="28"/>
        </w:numPr>
        <w:rPr>
          <w:i w:val="0"/>
          <w:iCs/>
        </w:rPr>
      </w:pPr>
      <w:r>
        <w:rPr>
          <w:i w:val="0"/>
          <w:iCs/>
        </w:rPr>
        <w:t xml:space="preserve">Smartphone (Either iPhone or </w:t>
      </w:r>
      <w:r w:rsidR="00360B88">
        <w:rPr>
          <w:i w:val="0"/>
          <w:iCs/>
        </w:rPr>
        <w:t>Android</w:t>
      </w:r>
      <w:r>
        <w:rPr>
          <w:i w:val="0"/>
          <w:iCs/>
        </w:rPr>
        <w:t>)</w:t>
      </w:r>
      <w:r w:rsidR="00BD1ED0">
        <w:rPr>
          <w:i w:val="0"/>
          <w:iCs/>
        </w:rPr>
        <w:t xml:space="preserve"> – Presentation Layer in </w:t>
      </w:r>
      <w:r w:rsidR="00BC32BF">
        <w:rPr>
          <w:i w:val="0"/>
          <w:iCs/>
        </w:rPr>
        <w:t>S</w:t>
      </w:r>
      <w:r w:rsidR="00360B88">
        <w:rPr>
          <w:i w:val="0"/>
          <w:iCs/>
        </w:rPr>
        <w:t>oftware Architecture</w:t>
      </w:r>
    </w:p>
    <w:p w14:paraId="5F70D29B" w14:textId="6ED0E2A2" w:rsidR="00360B88" w:rsidRDefault="00A36339" w:rsidP="00730C64">
      <w:pPr>
        <w:pStyle w:val="template"/>
        <w:numPr>
          <w:ilvl w:val="0"/>
          <w:numId w:val="28"/>
        </w:numPr>
        <w:rPr>
          <w:i w:val="0"/>
          <w:iCs/>
        </w:rPr>
      </w:pPr>
      <w:r>
        <w:rPr>
          <w:i w:val="0"/>
          <w:iCs/>
        </w:rPr>
        <w:t xml:space="preserve">Server API (AWS) – Business App Logic </w:t>
      </w:r>
      <w:r w:rsidR="002D2336">
        <w:rPr>
          <w:i w:val="0"/>
          <w:iCs/>
        </w:rPr>
        <w:t>Layer in Software Architecture</w:t>
      </w:r>
    </w:p>
    <w:p w14:paraId="32EED9D2" w14:textId="69BE8BAB" w:rsidR="002D2336" w:rsidRPr="001F449A" w:rsidRDefault="007B220B" w:rsidP="00730C64">
      <w:pPr>
        <w:pStyle w:val="template"/>
        <w:numPr>
          <w:ilvl w:val="0"/>
          <w:numId w:val="28"/>
        </w:numPr>
        <w:rPr>
          <w:i w:val="0"/>
          <w:iCs/>
        </w:rPr>
      </w:pPr>
      <w:r>
        <w:rPr>
          <w:i w:val="0"/>
          <w:iCs/>
        </w:rPr>
        <w:t>MongoDB Database Server – Persistent Data in Software Architecture</w:t>
      </w:r>
    </w:p>
    <w:p w14:paraId="77913E16" w14:textId="77777777" w:rsidR="001F449A" w:rsidRDefault="001F449A">
      <w:pPr>
        <w:pStyle w:val="template"/>
      </w:pPr>
    </w:p>
    <w:p w14:paraId="3742B90B" w14:textId="2D171865" w:rsidR="00274B62" w:rsidRDefault="00274B62" w:rsidP="769F4CC3">
      <w:pPr>
        <w:pStyle w:val="Heading2"/>
      </w:pPr>
      <w:bookmarkStart w:id="37" w:name="_Toc439994685"/>
      <w:bookmarkStart w:id="38" w:name="_Toc118644321"/>
      <w:r>
        <w:lastRenderedPageBreak/>
        <w:t>Software Interfaces</w:t>
      </w:r>
      <w:bookmarkEnd w:id="37"/>
      <w:bookmarkEnd w:id="38"/>
    </w:p>
    <w:p w14:paraId="6CCA3415" w14:textId="7CACF242" w:rsidR="007D4281" w:rsidRDefault="007D4281" w:rsidP="769F4CC3">
      <w:pPr>
        <w:pStyle w:val="template"/>
        <w:numPr>
          <w:ilvl w:val="0"/>
          <w:numId w:val="29"/>
        </w:numPr>
        <w:rPr>
          <w:i w:val="0"/>
          <w:iCs/>
        </w:rPr>
      </w:pPr>
      <w:r w:rsidRPr="007D4281">
        <w:rPr>
          <w:i w:val="0"/>
          <w:iCs/>
        </w:rPr>
        <w:t>Smart</w:t>
      </w:r>
      <w:r>
        <w:rPr>
          <w:i w:val="0"/>
          <w:iCs/>
        </w:rPr>
        <w:t>phone</w:t>
      </w:r>
      <w:r w:rsidR="00500B0A">
        <w:rPr>
          <w:i w:val="0"/>
          <w:iCs/>
        </w:rPr>
        <w:t xml:space="preserve"> (iPhone/Android)</w:t>
      </w:r>
    </w:p>
    <w:p w14:paraId="12FA4C43" w14:textId="6F2CB903" w:rsidR="187451C0" w:rsidRDefault="187451C0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>Expo platform for developing the app using React Native</w:t>
      </w:r>
    </w:p>
    <w:p w14:paraId="4EB60309" w14:textId="3FC2F8F6" w:rsidR="1B6357CA" w:rsidRDefault="1B6357CA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Expo camera </w:t>
      </w:r>
      <w:r w:rsidR="6BE50BE7" w:rsidRPr="769F4CC3">
        <w:rPr>
          <w:i w:val="0"/>
        </w:rPr>
        <w:t xml:space="preserve">(12.3.0) </w:t>
      </w:r>
      <w:r w:rsidRPr="769F4CC3">
        <w:rPr>
          <w:i w:val="0"/>
        </w:rPr>
        <w:t>to obtain live video feed of user doing exercises</w:t>
      </w:r>
    </w:p>
    <w:p w14:paraId="0348EFF0" w14:textId="139E9B7C" w:rsidR="009C6131" w:rsidRPr="003424A0" w:rsidRDefault="618CEA0A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Expo </w:t>
      </w:r>
      <w:r w:rsidR="5ABA278F" w:rsidRPr="769F4CC3">
        <w:rPr>
          <w:i w:val="0"/>
        </w:rPr>
        <w:t>a</w:t>
      </w:r>
      <w:r w:rsidRPr="769F4CC3">
        <w:rPr>
          <w:i w:val="0"/>
        </w:rPr>
        <w:t xml:space="preserve">uth </w:t>
      </w:r>
      <w:r w:rsidR="67BC3D27" w:rsidRPr="769F4CC3">
        <w:rPr>
          <w:i w:val="0"/>
        </w:rPr>
        <w:t>(3.7.1)</w:t>
      </w:r>
      <w:r w:rsidR="008B137A" w:rsidRPr="769F4CC3">
        <w:rPr>
          <w:i w:val="0"/>
        </w:rPr>
        <w:t xml:space="preserve"> </w:t>
      </w:r>
      <w:r w:rsidR="58E37A7E" w:rsidRPr="769F4CC3">
        <w:rPr>
          <w:i w:val="0"/>
        </w:rPr>
        <w:t xml:space="preserve">for </w:t>
      </w:r>
      <w:r w:rsidR="6D177C9D" w:rsidRPr="769F4CC3">
        <w:rPr>
          <w:i w:val="0"/>
        </w:rPr>
        <w:t>authenticating</w:t>
      </w:r>
      <w:r w:rsidR="58E37A7E" w:rsidRPr="769F4CC3">
        <w:rPr>
          <w:i w:val="0"/>
        </w:rPr>
        <w:t xml:space="preserve"> user</w:t>
      </w:r>
      <w:r w:rsidR="212DB601" w:rsidRPr="769F4CC3">
        <w:rPr>
          <w:i w:val="0"/>
        </w:rPr>
        <w:t xml:space="preserve"> </w:t>
      </w:r>
      <w:r w:rsidR="4397D8BC" w:rsidRPr="769F4CC3">
        <w:rPr>
          <w:i w:val="0"/>
        </w:rPr>
        <w:t xml:space="preserve">with </w:t>
      </w:r>
      <w:r w:rsidR="212DB601" w:rsidRPr="769F4CC3">
        <w:rPr>
          <w:i w:val="0"/>
        </w:rPr>
        <w:t>Strava</w:t>
      </w:r>
    </w:p>
    <w:p w14:paraId="51E69644" w14:textId="60B1F813" w:rsidR="009C6131" w:rsidRPr="003424A0" w:rsidRDefault="01E6D5F2" w:rsidP="6715B125">
      <w:pPr>
        <w:pStyle w:val="template"/>
        <w:numPr>
          <w:ilvl w:val="1"/>
          <w:numId w:val="29"/>
        </w:numPr>
      </w:pPr>
      <w:proofErr w:type="spellStart"/>
      <w:r w:rsidRPr="769F4CC3">
        <w:rPr>
          <w:rFonts w:eastAsia="Consolas"/>
          <w:i w:val="0"/>
        </w:rPr>
        <w:t>Tensorflow</w:t>
      </w:r>
      <w:r w:rsidR="0A5D4E88" w:rsidRPr="769F4CC3">
        <w:rPr>
          <w:rFonts w:eastAsia="Consolas"/>
          <w:i w:val="0"/>
        </w:rPr>
        <w:t>js</w:t>
      </w:r>
      <w:proofErr w:type="spellEnd"/>
      <w:r w:rsidR="0A5D4E88" w:rsidRPr="769F4CC3">
        <w:rPr>
          <w:rFonts w:eastAsia="Consolas"/>
          <w:i w:val="0"/>
        </w:rPr>
        <w:t xml:space="preserve"> (4.0.0) </w:t>
      </w:r>
      <w:proofErr w:type="spellStart"/>
      <w:r w:rsidR="0A5D4E88" w:rsidRPr="769F4CC3">
        <w:rPr>
          <w:rFonts w:eastAsia="Consolas"/>
          <w:i w:val="0"/>
        </w:rPr>
        <w:t>p</w:t>
      </w:r>
      <w:r w:rsidRPr="769F4CC3">
        <w:rPr>
          <w:rFonts w:eastAsia="Consolas"/>
          <w:i w:val="0"/>
        </w:rPr>
        <w:t>osenet</w:t>
      </w:r>
      <w:proofErr w:type="spellEnd"/>
      <w:r w:rsidRPr="769F4CC3">
        <w:rPr>
          <w:rFonts w:eastAsia="Consolas"/>
          <w:i w:val="0"/>
        </w:rPr>
        <w:t xml:space="preserve"> </w:t>
      </w:r>
      <w:r w:rsidR="2882B366" w:rsidRPr="769F4CC3">
        <w:rPr>
          <w:rFonts w:eastAsia="Consolas"/>
          <w:i w:val="0"/>
        </w:rPr>
        <w:t>m</w:t>
      </w:r>
      <w:r w:rsidRPr="769F4CC3">
        <w:rPr>
          <w:rFonts w:eastAsia="Consolas"/>
          <w:i w:val="0"/>
        </w:rPr>
        <w:t>odel</w:t>
      </w:r>
      <w:r w:rsidR="56B9BB36" w:rsidRPr="769F4CC3">
        <w:rPr>
          <w:rFonts w:eastAsia="Consolas"/>
          <w:i w:val="0"/>
        </w:rPr>
        <w:t xml:space="preserve"> for detecting correct pose in pushup and </w:t>
      </w:r>
      <w:proofErr w:type="spellStart"/>
      <w:r w:rsidR="56B9BB36" w:rsidRPr="769F4CC3">
        <w:rPr>
          <w:rFonts w:eastAsia="Consolas"/>
          <w:i w:val="0"/>
        </w:rPr>
        <w:t>situp</w:t>
      </w:r>
      <w:proofErr w:type="spellEnd"/>
    </w:p>
    <w:p w14:paraId="79CABE08" w14:textId="2C9617A3" w:rsidR="009C6131" w:rsidRPr="003424A0" w:rsidRDefault="600E5E49" w:rsidP="6715B125">
      <w:pPr>
        <w:pStyle w:val="template"/>
        <w:numPr>
          <w:ilvl w:val="1"/>
          <w:numId w:val="29"/>
        </w:numPr>
      </w:pPr>
      <w:r w:rsidRPr="769F4CC3">
        <w:rPr>
          <w:i w:val="0"/>
        </w:rPr>
        <w:t>Fetch API to send requests to the Server API endpoints through POST, PUT and PATCH requests</w:t>
      </w:r>
    </w:p>
    <w:p w14:paraId="575F203E" w14:textId="5D8634FD" w:rsidR="009C6131" w:rsidRPr="003424A0" w:rsidRDefault="600E5E49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>React Context API to manage global state in the application</w:t>
      </w:r>
      <w:r w:rsidR="003B707A">
        <w:br/>
      </w:r>
    </w:p>
    <w:p w14:paraId="3255BF0F" w14:textId="73982683" w:rsidR="00CE5A84" w:rsidRDefault="00DE3BDC" w:rsidP="00730C64">
      <w:pPr>
        <w:pStyle w:val="template"/>
        <w:numPr>
          <w:ilvl w:val="0"/>
          <w:numId w:val="29"/>
        </w:numPr>
        <w:rPr>
          <w:i w:val="0"/>
          <w:iCs/>
        </w:rPr>
      </w:pPr>
      <w:r>
        <w:rPr>
          <w:i w:val="0"/>
          <w:iCs/>
        </w:rPr>
        <w:t>Server API</w:t>
      </w:r>
    </w:p>
    <w:p w14:paraId="61F0A460" w14:textId="0889823E" w:rsidR="63E70FE7" w:rsidRDefault="63E70FE7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Amazon Linux 2 as the </w:t>
      </w:r>
      <w:r w:rsidR="3A040446" w:rsidRPr="769F4CC3">
        <w:rPr>
          <w:i w:val="0"/>
        </w:rPr>
        <w:t xml:space="preserve">backend </w:t>
      </w:r>
      <w:r w:rsidRPr="769F4CC3">
        <w:rPr>
          <w:i w:val="0"/>
        </w:rPr>
        <w:t>operating system</w:t>
      </w:r>
    </w:p>
    <w:p w14:paraId="0F7546AC" w14:textId="1D53B6E6" w:rsidR="6F24B39F" w:rsidRDefault="6F24B39F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NodeJS </w:t>
      </w:r>
      <w:r w:rsidR="096AFE75" w:rsidRPr="769F4CC3">
        <w:rPr>
          <w:i w:val="0"/>
        </w:rPr>
        <w:t xml:space="preserve">(18.12.1) </w:t>
      </w:r>
      <w:r w:rsidRPr="769F4CC3">
        <w:rPr>
          <w:i w:val="0"/>
        </w:rPr>
        <w:t xml:space="preserve">as </w:t>
      </w:r>
      <w:r w:rsidR="164EBE9C" w:rsidRPr="769F4CC3">
        <w:rPr>
          <w:i w:val="0"/>
        </w:rPr>
        <w:t xml:space="preserve">the </w:t>
      </w:r>
      <w:r w:rsidR="345D9190" w:rsidRPr="769F4CC3">
        <w:rPr>
          <w:i w:val="0"/>
        </w:rPr>
        <w:t>web server</w:t>
      </w:r>
    </w:p>
    <w:p w14:paraId="2299EE03" w14:textId="57857707" w:rsidR="3015C131" w:rsidRDefault="3015C131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MongoDB (6.0) as </w:t>
      </w:r>
      <w:r w:rsidR="0B3F6AEC" w:rsidRPr="769F4CC3">
        <w:rPr>
          <w:i w:val="0"/>
        </w:rPr>
        <w:t xml:space="preserve">the </w:t>
      </w:r>
      <w:r w:rsidRPr="769F4CC3">
        <w:rPr>
          <w:i w:val="0"/>
        </w:rPr>
        <w:t>database to store all user profile details, messages, and exercises</w:t>
      </w:r>
    </w:p>
    <w:p w14:paraId="045408D3" w14:textId="7E6388BF" w:rsidR="00DE3BDC" w:rsidRDefault="003424A0" w:rsidP="769F4CC3">
      <w:pPr>
        <w:pStyle w:val="template"/>
        <w:numPr>
          <w:ilvl w:val="1"/>
          <w:numId w:val="29"/>
        </w:numPr>
        <w:rPr>
          <w:i w:val="0"/>
          <w:iCs/>
        </w:rPr>
      </w:pPr>
      <w:proofErr w:type="spellStart"/>
      <w:r w:rsidRPr="769F4CC3">
        <w:rPr>
          <w:i w:val="0"/>
        </w:rPr>
        <w:t>ExpressJS</w:t>
      </w:r>
      <w:proofErr w:type="spellEnd"/>
      <w:r w:rsidR="14FF0EB5" w:rsidRPr="769F4CC3">
        <w:rPr>
          <w:i w:val="0"/>
        </w:rPr>
        <w:t xml:space="preserve"> </w:t>
      </w:r>
      <w:r w:rsidR="092211B1" w:rsidRPr="769F4CC3">
        <w:rPr>
          <w:i w:val="0"/>
        </w:rPr>
        <w:t>(</w:t>
      </w:r>
      <w:r w:rsidR="092211B1" w:rsidRPr="769F4CC3">
        <w:rPr>
          <w:rFonts w:eastAsia="Consolas"/>
          <w:i w:val="0"/>
        </w:rPr>
        <w:t xml:space="preserve">4.18.1) </w:t>
      </w:r>
      <w:r w:rsidR="1C71521E" w:rsidRPr="769F4CC3">
        <w:rPr>
          <w:i w:val="0"/>
        </w:rPr>
        <w:t xml:space="preserve">to set up a </w:t>
      </w:r>
      <w:r w:rsidR="20435117" w:rsidRPr="769F4CC3">
        <w:rPr>
          <w:i w:val="0"/>
        </w:rPr>
        <w:t>router</w:t>
      </w:r>
    </w:p>
    <w:p w14:paraId="0C276E21" w14:textId="0B249381" w:rsidR="14FF0EB5" w:rsidRDefault="14FF0EB5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>Google Map</w:t>
      </w:r>
      <w:r w:rsidR="18D94D79" w:rsidRPr="769F4CC3">
        <w:rPr>
          <w:i w:val="0"/>
        </w:rPr>
        <w:t>s</w:t>
      </w:r>
      <w:r w:rsidRPr="769F4CC3">
        <w:rPr>
          <w:i w:val="0"/>
        </w:rPr>
        <w:t xml:space="preserve"> API </w:t>
      </w:r>
      <w:r w:rsidR="0E168CAB" w:rsidRPr="769F4CC3">
        <w:rPr>
          <w:i w:val="0"/>
        </w:rPr>
        <w:t>(</w:t>
      </w:r>
      <w:r w:rsidR="0E168CAB" w:rsidRPr="769F4CC3">
        <w:rPr>
          <w:rFonts w:eastAsia="Consolas"/>
          <w:i w:val="0"/>
        </w:rPr>
        <w:t>google-maps-services-</w:t>
      </w:r>
      <w:proofErr w:type="spellStart"/>
      <w:r w:rsidR="0E168CAB" w:rsidRPr="769F4CC3">
        <w:rPr>
          <w:rFonts w:eastAsia="Consolas"/>
          <w:i w:val="0"/>
        </w:rPr>
        <w:t>js</w:t>
      </w:r>
      <w:proofErr w:type="spellEnd"/>
      <w:r w:rsidR="0E168CAB" w:rsidRPr="769F4CC3">
        <w:rPr>
          <w:rFonts w:eastAsia="Consolas"/>
          <w:i w:val="0"/>
        </w:rPr>
        <w:t xml:space="preserve">: ^3.3.16) </w:t>
      </w:r>
      <w:r w:rsidR="597A3DE8" w:rsidRPr="769F4CC3">
        <w:rPr>
          <w:i w:val="0"/>
        </w:rPr>
        <w:t>to calculate distances</w:t>
      </w:r>
      <w:r w:rsidR="7E84D6B1" w:rsidRPr="769F4CC3">
        <w:rPr>
          <w:i w:val="0"/>
        </w:rPr>
        <w:t xml:space="preserve"> between points and for geocoding</w:t>
      </w:r>
    </w:p>
    <w:p w14:paraId="6A62FF3F" w14:textId="60D0EF77" w:rsidR="1F93DB74" w:rsidRDefault="1F93DB74" w:rsidP="769F4CC3">
      <w:pPr>
        <w:pStyle w:val="template"/>
        <w:numPr>
          <w:ilvl w:val="1"/>
          <w:numId w:val="29"/>
        </w:numPr>
        <w:rPr>
          <w:rFonts w:eastAsia="Consolas"/>
          <w:i w:val="0"/>
        </w:rPr>
      </w:pPr>
      <w:r w:rsidRPr="769F4CC3">
        <w:rPr>
          <w:i w:val="0"/>
        </w:rPr>
        <w:t>Strava</w:t>
      </w:r>
      <w:r w:rsidR="1CE52C4C" w:rsidRPr="769F4CC3">
        <w:rPr>
          <w:i w:val="0"/>
        </w:rPr>
        <w:t>-v3</w:t>
      </w:r>
      <w:r w:rsidR="3166AEFA" w:rsidRPr="769F4CC3">
        <w:rPr>
          <w:i w:val="0"/>
        </w:rPr>
        <w:t xml:space="preserve"> (2.1.0)</w:t>
      </w:r>
      <w:r w:rsidRPr="769F4CC3">
        <w:rPr>
          <w:i w:val="0"/>
        </w:rPr>
        <w:t xml:space="preserve"> SDK for retrieving run data</w:t>
      </w:r>
    </w:p>
    <w:p w14:paraId="3C71AC19" w14:textId="40381761" w:rsidR="597A3DE8" w:rsidRDefault="597A3DE8" w:rsidP="769F4CC3">
      <w:pPr>
        <w:pStyle w:val="template"/>
        <w:numPr>
          <w:ilvl w:val="1"/>
          <w:numId w:val="29"/>
        </w:numPr>
        <w:rPr>
          <w:i w:val="0"/>
        </w:rPr>
      </w:pPr>
      <w:r w:rsidRPr="769F4CC3">
        <w:rPr>
          <w:i w:val="0"/>
        </w:rPr>
        <w:t xml:space="preserve">Mongoose </w:t>
      </w:r>
      <w:r w:rsidR="062A75C5" w:rsidRPr="769F4CC3">
        <w:rPr>
          <w:i w:val="0"/>
        </w:rPr>
        <w:t>(</w:t>
      </w:r>
      <w:r w:rsidR="062A75C5" w:rsidRPr="769F4CC3">
        <w:rPr>
          <w:rFonts w:eastAsia="Consolas"/>
          <w:i w:val="0"/>
        </w:rPr>
        <w:t xml:space="preserve">6.6.4) </w:t>
      </w:r>
      <w:r w:rsidRPr="769F4CC3">
        <w:rPr>
          <w:i w:val="0"/>
        </w:rPr>
        <w:t>for interfacing between NodeJS and MongoDB</w:t>
      </w:r>
    </w:p>
    <w:p w14:paraId="0055B93F" w14:textId="2FB0C40A" w:rsidR="14FF0EB5" w:rsidRDefault="14FF0EB5" w:rsidP="769F4CC3">
      <w:pPr>
        <w:pStyle w:val="template"/>
        <w:numPr>
          <w:ilvl w:val="1"/>
          <w:numId w:val="29"/>
        </w:numPr>
        <w:rPr>
          <w:i w:val="0"/>
        </w:rPr>
      </w:pPr>
      <w:proofErr w:type="spellStart"/>
      <w:r w:rsidRPr="769F4CC3">
        <w:rPr>
          <w:i w:val="0"/>
        </w:rPr>
        <w:t>Bcrypt</w:t>
      </w:r>
      <w:proofErr w:type="spellEnd"/>
      <w:r w:rsidRPr="769F4CC3">
        <w:rPr>
          <w:i w:val="0"/>
        </w:rPr>
        <w:t xml:space="preserve"> </w:t>
      </w:r>
      <w:r w:rsidR="055BF15B" w:rsidRPr="769F4CC3">
        <w:rPr>
          <w:i w:val="0"/>
        </w:rPr>
        <w:t>(</w:t>
      </w:r>
      <w:r w:rsidR="055BF15B" w:rsidRPr="769F4CC3">
        <w:rPr>
          <w:rFonts w:eastAsia="Consolas"/>
          <w:i w:val="0"/>
        </w:rPr>
        <w:t>5.1.0</w:t>
      </w:r>
      <w:r w:rsidR="06DC0A42" w:rsidRPr="769F4CC3">
        <w:rPr>
          <w:rFonts w:eastAsia="Consolas"/>
          <w:i w:val="0"/>
        </w:rPr>
        <w:t xml:space="preserve">) to hash </w:t>
      </w:r>
      <w:r w:rsidRPr="769F4CC3">
        <w:rPr>
          <w:i w:val="0"/>
        </w:rPr>
        <w:t xml:space="preserve">passwords </w:t>
      </w:r>
      <w:r w:rsidR="508C9D05" w:rsidRPr="769F4CC3">
        <w:rPr>
          <w:i w:val="0"/>
        </w:rPr>
        <w:t xml:space="preserve">so they are encrypted </w:t>
      </w:r>
      <w:r w:rsidRPr="769F4CC3">
        <w:rPr>
          <w:i w:val="0"/>
        </w:rPr>
        <w:t>at rest</w:t>
      </w:r>
    </w:p>
    <w:p w14:paraId="4C8DEA3C" w14:textId="20BFC590" w:rsidR="00274B62" w:rsidRDefault="00274B62" w:rsidP="00730C64">
      <w:pPr>
        <w:pStyle w:val="Heading2"/>
      </w:pPr>
      <w:bookmarkStart w:id="39" w:name="_Toc439994686"/>
      <w:bookmarkStart w:id="40" w:name="_Toc118644322"/>
      <w:r>
        <w:t>Communications Interfaces</w:t>
      </w:r>
      <w:bookmarkEnd w:id="39"/>
      <w:bookmarkEnd w:id="40"/>
    </w:p>
    <w:p w14:paraId="046DBF78" w14:textId="3E41F218" w:rsidR="003424A0" w:rsidRPr="003424A0" w:rsidRDefault="20FB9166" w:rsidP="769F4CC3">
      <w:pPr>
        <w:pStyle w:val="template"/>
        <w:numPr>
          <w:ilvl w:val="0"/>
          <w:numId w:val="30"/>
        </w:numPr>
        <w:rPr>
          <w:i w:val="0"/>
          <w:iCs/>
        </w:rPr>
      </w:pPr>
      <w:r w:rsidRPr="769F4CC3">
        <w:rPr>
          <w:i w:val="0"/>
        </w:rPr>
        <w:t xml:space="preserve">Secure </w:t>
      </w:r>
      <w:r w:rsidR="13BA8A70" w:rsidRPr="769F4CC3">
        <w:rPr>
          <w:i w:val="0"/>
        </w:rPr>
        <w:t>Hypertext Transfer Protocol</w:t>
      </w:r>
      <w:r w:rsidR="001E0EB4">
        <w:rPr>
          <w:i w:val="0"/>
          <w:iCs/>
        </w:rPr>
        <w:t xml:space="preserve"> Communication (Mobile Application to Server API)</w:t>
      </w:r>
    </w:p>
    <w:p w14:paraId="463B758E" w14:textId="5FDF2E60" w:rsidR="00222BA5" w:rsidRDefault="00222BA5" w:rsidP="00730C64">
      <w:pPr>
        <w:pStyle w:val="template"/>
        <w:numPr>
          <w:ilvl w:val="1"/>
          <w:numId w:val="30"/>
        </w:numPr>
        <w:rPr>
          <w:i w:val="0"/>
          <w:iCs/>
        </w:rPr>
      </w:pPr>
      <w:r>
        <w:rPr>
          <w:i w:val="0"/>
          <w:iCs/>
        </w:rPr>
        <w:t xml:space="preserve">HTTP encrypted by </w:t>
      </w:r>
      <w:r w:rsidR="007A2CF0">
        <w:rPr>
          <w:i w:val="0"/>
          <w:iCs/>
        </w:rPr>
        <w:t xml:space="preserve">TLS which provides authentication of the website and associated web server with which one </w:t>
      </w:r>
      <w:r w:rsidR="00810D70">
        <w:rPr>
          <w:i w:val="0"/>
          <w:iCs/>
        </w:rPr>
        <w:t xml:space="preserve">it is communicating with, which protects against man-in-the-middle </w:t>
      </w:r>
      <w:r w:rsidR="00E94F2E">
        <w:rPr>
          <w:i w:val="0"/>
          <w:iCs/>
        </w:rPr>
        <w:t>attacks</w:t>
      </w:r>
      <w:r w:rsidR="00810D70">
        <w:rPr>
          <w:i w:val="0"/>
          <w:iCs/>
        </w:rPr>
        <w:t>.</w:t>
      </w:r>
    </w:p>
    <w:p w14:paraId="4AB5165D" w14:textId="481E06CF" w:rsidR="00810D70" w:rsidRDefault="00E94F2E" w:rsidP="00730C64">
      <w:pPr>
        <w:pStyle w:val="template"/>
        <w:numPr>
          <w:ilvl w:val="1"/>
          <w:numId w:val="30"/>
        </w:numPr>
        <w:rPr>
          <w:i w:val="0"/>
          <w:iCs/>
        </w:rPr>
      </w:pPr>
      <w:r>
        <w:rPr>
          <w:i w:val="0"/>
          <w:iCs/>
        </w:rPr>
        <w:t>Additionally, it provides bi-directional</w:t>
      </w:r>
      <w:r w:rsidR="0008073A">
        <w:rPr>
          <w:i w:val="0"/>
          <w:iCs/>
        </w:rPr>
        <w:t xml:space="preserve"> encryption of communications between a client and a server</w:t>
      </w:r>
      <w:r w:rsidR="008145C5">
        <w:rPr>
          <w:i w:val="0"/>
          <w:iCs/>
        </w:rPr>
        <w:t>, which protects against eavesdropping and tampering with or forging the contents of communication</w:t>
      </w:r>
      <w:r w:rsidR="000C759F">
        <w:rPr>
          <w:i w:val="0"/>
          <w:iCs/>
        </w:rPr>
        <w:t>.</w:t>
      </w:r>
    </w:p>
    <w:p w14:paraId="43C80B65" w14:textId="3F161019" w:rsidR="000C759F" w:rsidRPr="003424A0" w:rsidRDefault="006E26E0" w:rsidP="769F4CC3">
      <w:pPr>
        <w:pStyle w:val="template"/>
        <w:numPr>
          <w:ilvl w:val="1"/>
          <w:numId w:val="30"/>
        </w:numPr>
        <w:rPr>
          <w:i w:val="0"/>
          <w:iCs/>
        </w:rPr>
      </w:pPr>
      <w:r w:rsidRPr="769F4CC3">
        <w:rPr>
          <w:i w:val="0"/>
        </w:rPr>
        <w:t>Primarily,</w:t>
      </w:r>
      <w:r w:rsidR="000C759F" w:rsidRPr="769F4CC3">
        <w:rPr>
          <w:i w:val="0"/>
        </w:rPr>
        <w:t xml:space="preserve"> </w:t>
      </w:r>
      <w:r w:rsidR="5F63FA2A" w:rsidRPr="769F4CC3">
        <w:rPr>
          <w:i w:val="0"/>
        </w:rPr>
        <w:t xml:space="preserve">HTTP put request is to register user, </w:t>
      </w:r>
      <w:r w:rsidR="000C759F" w:rsidRPr="769F4CC3">
        <w:rPr>
          <w:i w:val="0"/>
        </w:rPr>
        <w:t>H</w:t>
      </w:r>
      <w:r w:rsidRPr="769F4CC3">
        <w:rPr>
          <w:i w:val="0"/>
        </w:rPr>
        <w:t>TTP post function is used to implement login functions</w:t>
      </w:r>
      <w:r w:rsidR="3255CF51" w:rsidRPr="769F4CC3">
        <w:rPr>
          <w:i w:val="0"/>
        </w:rPr>
        <w:t>, HTTP patch function is to update user info (such as after completing exercises)</w:t>
      </w:r>
    </w:p>
    <w:p w14:paraId="3486A86B" w14:textId="77777777" w:rsidR="007D1E8A" w:rsidRDefault="007D1E8A" w:rsidP="007D1E8A">
      <w:pPr>
        <w:pStyle w:val="template"/>
        <w:ind w:left="1440"/>
        <w:rPr>
          <w:i w:val="0"/>
          <w:iCs/>
        </w:rPr>
      </w:pPr>
    </w:p>
    <w:p w14:paraId="5354FEC4" w14:textId="36E76423" w:rsidR="570C0D44" w:rsidRDefault="570C0D44" w:rsidP="769F4CC3">
      <w:pPr>
        <w:pStyle w:val="template"/>
        <w:numPr>
          <w:ilvl w:val="0"/>
          <w:numId w:val="30"/>
        </w:numPr>
        <w:rPr>
          <w:i w:val="0"/>
        </w:rPr>
      </w:pPr>
      <w:r w:rsidRPr="769F4CC3">
        <w:rPr>
          <w:i w:val="0"/>
        </w:rPr>
        <w:t xml:space="preserve">Secure Shell Protocol </w:t>
      </w:r>
      <w:r w:rsidR="7C730BE4" w:rsidRPr="769F4CC3">
        <w:rPr>
          <w:i w:val="0"/>
        </w:rPr>
        <w:t xml:space="preserve">to connect to backend server hosted on cloud to make edits to API </w:t>
      </w:r>
      <w:r w:rsidR="2FA72029" w:rsidRPr="769F4CC3">
        <w:rPr>
          <w:i w:val="0"/>
        </w:rPr>
        <w:t xml:space="preserve">source </w:t>
      </w:r>
      <w:r w:rsidR="7C730BE4" w:rsidRPr="769F4CC3">
        <w:rPr>
          <w:i w:val="0"/>
        </w:rPr>
        <w:t>code and the database</w:t>
      </w:r>
    </w:p>
    <w:p w14:paraId="3292E745" w14:textId="285D4B98" w:rsidR="00475FD6" w:rsidRDefault="1163573D" w:rsidP="769F4CC3">
      <w:pPr>
        <w:pStyle w:val="template"/>
        <w:numPr>
          <w:ilvl w:val="1"/>
          <w:numId w:val="30"/>
        </w:numPr>
        <w:rPr>
          <w:i w:val="0"/>
        </w:rPr>
      </w:pPr>
      <w:r w:rsidRPr="769F4CC3">
        <w:rPr>
          <w:i w:val="0"/>
        </w:rPr>
        <w:t xml:space="preserve">Cryptographic network protocol for operating network services </w:t>
      </w:r>
    </w:p>
    <w:p w14:paraId="02F2CBB9" w14:textId="439B868E" w:rsidR="00475FD6" w:rsidRDefault="1163573D" w:rsidP="769F4CC3">
      <w:pPr>
        <w:pStyle w:val="template"/>
        <w:numPr>
          <w:ilvl w:val="1"/>
          <w:numId w:val="30"/>
        </w:numPr>
        <w:rPr>
          <w:i w:val="0"/>
          <w:iCs/>
        </w:rPr>
      </w:pPr>
      <w:r w:rsidRPr="769F4CC3">
        <w:rPr>
          <w:i w:val="0"/>
        </w:rPr>
        <w:t>Enabled remote login and command-line execution</w:t>
      </w:r>
    </w:p>
    <w:p w14:paraId="252E5840" w14:textId="51448943" w:rsidR="1163573D" w:rsidRDefault="1163573D" w:rsidP="769F4CC3">
      <w:pPr>
        <w:pStyle w:val="template"/>
        <w:numPr>
          <w:ilvl w:val="1"/>
          <w:numId w:val="30"/>
        </w:numPr>
        <w:rPr>
          <w:i w:val="0"/>
        </w:rPr>
      </w:pPr>
      <w:r w:rsidRPr="769F4CC3">
        <w:rPr>
          <w:i w:val="0"/>
        </w:rPr>
        <w:t>Connected local SSH client instance with cloud SSH server.</w:t>
      </w:r>
    </w:p>
    <w:p w14:paraId="1A19BCBC" w14:textId="77777777" w:rsidR="007714F4" w:rsidRDefault="007714F4" w:rsidP="007714F4">
      <w:pPr>
        <w:pStyle w:val="template"/>
        <w:ind w:left="720"/>
        <w:rPr>
          <w:i w:val="0"/>
          <w:iCs/>
        </w:rPr>
      </w:pPr>
    </w:p>
    <w:p w14:paraId="623DD812" w14:textId="08071142" w:rsidR="00475FD6" w:rsidRPr="003424A0" w:rsidRDefault="007714F4" w:rsidP="769F4CC3">
      <w:pPr>
        <w:pStyle w:val="template"/>
        <w:numPr>
          <w:ilvl w:val="0"/>
          <w:numId w:val="30"/>
        </w:numPr>
        <w:rPr>
          <w:i w:val="0"/>
          <w:iCs/>
        </w:rPr>
      </w:pPr>
      <w:r>
        <w:rPr>
          <w:i w:val="0"/>
          <w:iCs/>
        </w:rPr>
        <w:t>MongoDB database connection</w:t>
      </w:r>
    </w:p>
    <w:p w14:paraId="071EC565" w14:textId="3C1FE752" w:rsidR="7F49DD6E" w:rsidRDefault="7F49DD6E" w:rsidP="769F4CC3">
      <w:pPr>
        <w:pStyle w:val="template"/>
        <w:numPr>
          <w:ilvl w:val="1"/>
          <w:numId w:val="30"/>
        </w:numPr>
        <w:rPr>
          <w:i w:val="0"/>
        </w:rPr>
      </w:pPr>
      <w:r w:rsidRPr="769F4CC3">
        <w:rPr>
          <w:i w:val="0"/>
        </w:rPr>
        <w:t xml:space="preserve">When NodeJS receives a post, patch or put request, there is a need to read or write data from the MongoDB database. A connection to the </w:t>
      </w:r>
      <w:r w:rsidR="1788313B" w:rsidRPr="769F4CC3">
        <w:rPr>
          <w:i w:val="0"/>
        </w:rPr>
        <w:t xml:space="preserve">MongoDB </w:t>
      </w:r>
      <w:r w:rsidR="6727C039" w:rsidRPr="769F4CC3">
        <w:rPr>
          <w:i w:val="0"/>
        </w:rPr>
        <w:t xml:space="preserve">database is opened </w:t>
      </w:r>
      <w:r w:rsidR="1788313B" w:rsidRPr="769F4CC3">
        <w:rPr>
          <w:i w:val="0"/>
        </w:rPr>
        <w:t>via port 27017</w:t>
      </w:r>
      <w:r w:rsidR="5C5EDE7A" w:rsidRPr="769F4CC3">
        <w:rPr>
          <w:i w:val="0"/>
        </w:rPr>
        <w:t xml:space="preserve"> for data transfer to occur</w:t>
      </w:r>
    </w:p>
    <w:p w14:paraId="51819795" w14:textId="58F64A6A" w:rsidR="769F4CC3" w:rsidRDefault="769F4CC3" w:rsidP="769F4CC3">
      <w:pPr>
        <w:pStyle w:val="template"/>
        <w:ind w:left="720"/>
        <w:rPr>
          <w:i w:val="0"/>
        </w:rPr>
      </w:pPr>
    </w:p>
    <w:p w14:paraId="02494624" w14:textId="02DFC2BC" w:rsidR="003424A0" w:rsidRPr="004E05FC" w:rsidRDefault="5C5EDE7A" w:rsidP="75B4E197">
      <w:pPr>
        <w:pStyle w:val="template"/>
        <w:numPr>
          <w:ilvl w:val="0"/>
          <w:numId w:val="30"/>
        </w:numPr>
        <w:rPr>
          <w:i w:val="0"/>
        </w:rPr>
      </w:pPr>
      <w:proofErr w:type="spellStart"/>
      <w:r w:rsidRPr="769F4CC3">
        <w:rPr>
          <w:i w:val="0"/>
        </w:rPr>
        <w:t>Bcrypt</w:t>
      </w:r>
      <w:proofErr w:type="spellEnd"/>
      <w:r w:rsidRPr="769F4CC3">
        <w:rPr>
          <w:i w:val="0"/>
        </w:rPr>
        <w:t xml:space="preserve"> encryption is used when the password is stored at rest in MongoDB to improve security</w:t>
      </w:r>
    </w:p>
    <w:p w14:paraId="283B47BB" w14:textId="77777777" w:rsidR="00274B62" w:rsidRDefault="00274B62" w:rsidP="00730C64">
      <w:pPr>
        <w:pStyle w:val="Heading1"/>
      </w:pPr>
      <w:bookmarkStart w:id="41" w:name="_Toc439994687"/>
      <w:bookmarkStart w:id="42" w:name="_Toc118644323"/>
      <w:r>
        <w:lastRenderedPageBreak/>
        <w:t>System Features</w:t>
      </w:r>
      <w:bookmarkEnd w:id="41"/>
      <w:bookmarkEnd w:id="42"/>
    </w:p>
    <w:p w14:paraId="5C7246D8" w14:textId="7727315C" w:rsidR="00274B62" w:rsidRDefault="0095566B" w:rsidP="00730C64">
      <w:pPr>
        <w:pStyle w:val="Heading2"/>
      </w:pPr>
      <w:bookmarkStart w:id="43" w:name="_Toc118644324"/>
      <w:r>
        <w:t>Register User</w:t>
      </w:r>
      <w:bookmarkEnd w:id="43"/>
    </w:p>
    <w:p w14:paraId="5E42B61C" w14:textId="77777777" w:rsidR="00274B62" w:rsidRPr="00EC7096" w:rsidRDefault="00274B62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4.1.1</w:t>
      </w:r>
      <w:r w:rsidRPr="00EC7096">
        <w:rPr>
          <w:rFonts w:asciiTheme="minorBidi" w:hAnsiTheme="minorBidi" w:cstheme="minorBidi"/>
          <w:sz w:val="22"/>
          <w:szCs w:val="18"/>
        </w:rPr>
        <w:tab/>
        <w:t>Description and Priority</w:t>
      </w:r>
    </w:p>
    <w:p w14:paraId="06F2468A" w14:textId="7354C715" w:rsidR="00B4722F" w:rsidRPr="00EC7096" w:rsidRDefault="00B4722F" w:rsidP="00B4722F">
      <w:pPr>
        <w:ind w:firstLine="63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 xml:space="preserve">The app will prompt for user information during registration. This is a high priority feature. </w:t>
      </w:r>
    </w:p>
    <w:p w14:paraId="53A93B18" w14:textId="77777777" w:rsidR="00A4254F" w:rsidRPr="00EC7096" w:rsidRDefault="00A4254F">
      <w:pPr>
        <w:pStyle w:val="level3text"/>
        <w:numPr>
          <w:ilvl w:val="12"/>
          <w:numId w:val="0"/>
        </w:numPr>
        <w:ind w:left="1350" w:hanging="716"/>
        <w:rPr>
          <w:rFonts w:asciiTheme="minorBidi" w:hAnsiTheme="minorBidi" w:cstheme="minorBidi"/>
          <w:sz w:val="21"/>
          <w:szCs w:val="18"/>
        </w:rPr>
      </w:pPr>
    </w:p>
    <w:p w14:paraId="15B24DC1" w14:textId="5392EBFD" w:rsidR="00274B62" w:rsidRPr="00EC7096" w:rsidRDefault="00274B62" w:rsidP="00730C64">
      <w:pPr>
        <w:pStyle w:val="level4"/>
        <w:numPr>
          <w:ilvl w:val="2"/>
          <w:numId w:val="25"/>
        </w:numPr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Stimulus/Response Sequences</w:t>
      </w:r>
    </w:p>
    <w:tbl>
      <w:tblPr>
        <w:tblStyle w:val="TableGrid"/>
        <w:tblW w:w="0" w:type="auto"/>
        <w:tblInd w:w="634" w:type="dxa"/>
        <w:tblLook w:val="04A0" w:firstRow="1" w:lastRow="0" w:firstColumn="1" w:lastColumn="0" w:noHBand="0" w:noVBand="1"/>
      </w:tblPr>
      <w:tblGrid>
        <w:gridCol w:w="8575"/>
      </w:tblGrid>
      <w:tr w:rsidR="005550E8" w:rsidRPr="00EC7096" w14:paraId="69D8DD70" w14:textId="77777777" w:rsidTr="005550E8">
        <w:tc>
          <w:tcPr>
            <w:tcW w:w="8575" w:type="dxa"/>
          </w:tcPr>
          <w:p w14:paraId="1453B1CE" w14:textId="6BAEC0AE" w:rsidR="005550E8" w:rsidRPr="00EC7096" w:rsidRDefault="00F22BFB">
            <w:pPr>
              <w:pStyle w:val="level4"/>
              <w:ind w:left="0"/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>Sequence</w:t>
            </w:r>
          </w:p>
        </w:tc>
      </w:tr>
      <w:tr w:rsidR="005550E8" w:rsidRPr="00EC7096" w14:paraId="525C4318" w14:textId="77777777" w:rsidTr="005550E8">
        <w:tc>
          <w:tcPr>
            <w:tcW w:w="8575" w:type="dxa"/>
          </w:tcPr>
          <w:p w14:paraId="2BB5A968" w14:textId="6F2E89B0" w:rsidR="00837E00" w:rsidRPr="00EC7096" w:rsidRDefault="00837E00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launches the app for the first time. </w:t>
            </w:r>
          </w:p>
          <w:p w14:paraId="25290672" w14:textId="77777777" w:rsidR="00C27F29" w:rsidRPr="00EC7096" w:rsidRDefault="00837E00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is prompted with the option to register. </w:t>
            </w:r>
          </w:p>
          <w:p w14:paraId="3BB7B6E7" w14:textId="4D7F7858" w:rsidR="000D3E5E" w:rsidRPr="00EC7096" w:rsidRDefault="000D3E5E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clicks on the register option. </w:t>
            </w:r>
          </w:p>
          <w:p w14:paraId="3034CDA5" w14:textId="6E10927D" w:rsidR="00837E00" w:rsidRPr="00EC7096" w:rsidRDefault="00837E00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>The user</w:t>
            </w:r>
            <w:r w:rsidR="005C7AA2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must</w:t>
            </w: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</w:t>
            </w:r>
            <w:r w:rsidR="00C12224" w:rsidRPr="00EC7096">
              <w:rPr>
                <w:rFonts w:asciiTheme="minorBidi" w:hAnsiTheme="minorBidi" w:cstheme="minorBidi"/>
                <w:sz w:val="22"/>
                <w:szCs w:val="18"/>
              </w:rPr>
              <w:t>input</w:t>
            </w:r>
            <w:r w:rsidR="006343AB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their desired </w:t>
            </w:r>
            <w:r w:rsidR="000D3E5E" w:rsidRPr="00EC7096">
              <w:rPr>
                <w:rFonts w:asciiTheme="minorBidi" w:hAnsiTheme="minorBidi" w:cstheme="minorBidi"/>
                <w:sz w:val="22"/>
                <w:szCs w:val="18"/>
              </w:rPr>
              <w:t>profile information</w:t>
            </w:r>
            <w:r w:rsidR="006343AB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. </w:t>
            </w: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</w:t>
            </w:r>
          </w:p>
          <w:p w14:paraId="7770E555" w14:textId="57CEA634" w:rsidR="00C27F29" w:rsidRPr="00EC7096" w:rsidRDefault="00F22BFB" w:rsidP="00730C64">
            <w:pPr>
              <w:pStyle w:val="level4"/>
              <w:numPr>
                <w:ilvl w:val="0"/>
                <w:numId w:val="1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Alt: If the user enters an already previously registered username, the app </w:t>
            </w:r>
            <w:r w:rsidR="00B216BB" w:rsidRPr="00EC7096">
              <w:rPr>
                <w:rFonts w:asciiTheme="minorBidi" w:hAnsiTheme="minorBidi" w:cstheme="minorBidi"/>
                <w:sz w:val="22"/>
                <w:szCs w:val="18"/>
              </w:rPr>
              <w:t>will prompt the user to change the username</w:t>
            </w:r>
          </w:p>
          <w:p w14:paraId="25ABBE33" w14:textId="37D802B0" w:rsidR="000947CB" w:rsidRPr="00EC7096" w:rsidRDefault="00B216BB" w:rsidP="00730C64">
            <w:pPr>
              <w:pStyle w:val="level4"/>
              <w:numPr>
                <w:ilvl w:val="0"/>
                <w:numId w:val="1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Alt: If the desired password does not </w:t>
            </w:r>
            <w:r w:rsidR="00C12224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meet the requirements, the user will </w:t>
            </w:r>
            <w:r w:rsidR="000947CB" w:rsidRPr="00EC7096">
              <w:rPr>
                <w:rFonts w:asciiTheme="minorBidi" w:hAnsiTheme="minorBidi" w:cstheme="minorBidi"/>
                <w:sz w:val="22"/>
                <w:szCs w:val="18"/>
              </w:rPr>
              <w:t>be prompted</w:t>
            </w:r>
            <w:r w:rsidR="00C12224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to </w:t>
            </w:r>
            <w:r w:rsidR="000947CB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change to a new one. </w:t>
            </w:r>
          </w:p>
          <w:p w14:paraId="7B68C56C" w14:textId="13D25A1A" w:rsidR="00B216BB" w:rsidRPr="00EC7096" w:rsidRDefault="005C7AA2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must </w:t>
            </w:r>
            <w:r w:rsidR="003D7B2F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input their </w:t>
            </w:r>
            <w:r w:rsidR="000D3E5E" w:rsidRPr="00EC7096">
              <w:rPr>
                <w:rFonts w:asciiTheme="minorBidi" w:hAnsiTheme="minorBidi" w:cstheme="minorBidi"/>
                <w:sz w:val="22"/>
                <w:szCs w:val="18"/>
              </w:rPr>
              <w:t>personal details</w:t>
            </w:r>
            <w:r w:rsidR="000120F2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. </w:t>
            </w:r>
          </w:p>
          <w:p w14:paraId="04E5A37B" w14:textId="63C87B81" w:rsidR="000120F2" w:rsidRPr="00EC7096" w:rsidRDefault="000120F2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must input their current abilities. </w:t>
            </w:r>
          </w:p>
          <w:p w14:paraId="5E00A742" w14:textId="1C0EE181" w:rsidR="000120F2" w:rsidRPr="00EC7096" w:rsidRDefault="000120F2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The user must input their target abilities. </w:t>
            </w:r>
          </w:p>
          <w:p w14:paraId="75C99B6B" w14:textId="02F265F9" w:rsidR="005550E8" w:rsidRPr="00EC7096" w:rsidRDefault="000120F2" w:rsidP="00730C64">
            <w:pPr>
              <w:pStyle w:val="level4"/>
              <w:numPr>
                <w:ilvl w:val="0"/>
                <w:numId w:val="2"/>
              </w:numPr>
              <w:rPr>
                <w:rFonts w:asciiTheme="minorBidi" w:hAnsiTheme="minorBidi" w:cstheme="minorBidi"/>
                <w:sz w:val="22"/>
                <w:szCs w:val="18"/>
              </w:rPr>
            </w:pPr>
            <w:r w:rsidRPr="00EC7096">
              <w:rPr>
                <w:rFonts w:asciiTheme="minorBidi" w:hAnsiTheme="minorBidi" w:cstheme="minorBidi"/>
                <w:sz w:val="22"/>
                <w:szCs w:val="18"/>
              </w:rPr>
              <w:t>The app will</w:t>
            </w:r>
            <w:r w:rsidR="00513E1F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 </w:t>
            </w:r>
            <w:r w:rsidR="00BC4B24" w:rsidRPr="00EC7096">
              <w:rPr>
                <w:rFonts w:asciiTheme="minorBidi" w:hAnsiTheme="minorBidi" w:cstheme="minorBidi"/>
                <w:sz w:val="22"/>
                <w:szCs w:val="18"/>
              </w:rPr>
              <w:t xml:space="preserve">create a new user account for the user. </w:t>
            </w:r>
          </w:p>
        </w:tc>
      </w:tr>
    </w:tbl>
    <w:p w14:paraId="5F1A75F4" w14:textId="77777777" w:rsidR="00274B62" w:rsidRPr="00EC7096" w:rsidRDefault="00274B62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4.1.3</w:t>
      </w:r>
      <w:r w:rsidRPr="00EC7096">
        <w:rPr>
          <w:rFonts w:asciiTheme="minorBidi" w:hAnsiTheme="minorBidi" w:cstheme="minorBidi"/>
          <w:sz w:val="22"/>
          <w:szCs w:val="18"/>
        </w:rPr>
        <w:tab/>
        <w:t>Functional Requirements</w:t>
      </w:r>
    </w:p>
    <w:p w14:paraId="784225E3" w14:textId="04D8DB6A" w:rsidR="00890982" w:rsidRPr="00EC7096" w:rsidRDefault="00890982" w:rsidP="00730C64">
      <w:pPr>
        <w:pStyle w:val="ListParagraph"/>
        <w:numPr>
          <w:ilvl w:val="1"/>
          <w:numId w:val="3"/>
        </w:numPr>
        <w:rPr>
          <w:rFonts w:asciiTheme="minorBidi" w:eastAsiaTheme="minorEastAsia" w:hAnsiTheme="minorBidi"/>
          <w:sz w:val="22"/>
          <w:szCs w:val="21"/>
        </w:rPr>
      </w:pPr>
      <w:commentRangeStart w:id="44"/>
      <w:r w:rsidRPr="00EC7096">
        <w:rPr>
          <w:rFonts w:asciiTheme="minorBidi" w:hAnsiTheme="minorBidi"/>
          <w:sz w:val="22"/>
          <w:szCs w:val="21"/>
        </w:rPr>
        <w:t xml:space="preserve">The app must prompt the user for their registration information for first </w:t>
      </w:r>
      <w:r w:rsidR="00164B69" w:rsidRPr="00EC7096">
        <w:rPr>
          <w:rFonts w:asciiTheme="minorBidi" w:hAnsiTheme="minorBidi"/>
          <w:sz w:val="22"/>
          <w:szCs w:val="21"/>
        </w:rPr>
        <w:t>time users</w:t>
      </w:r>
      <w:r w:rsidRPr="00EC7096">
        <w:rPr>
          <w:rFonts w:asciiTheme="minorBidi" w:hAnsiTheme="minorBidi"/>
          <w:sz w:val="22"/>
          <w:szCs w:val="21"/>
        </w:rPr>
        <w:t>.</w:t>
      </w:r>
      <w:commentRangeEnd w:id="44"/>
      <w:r w:rsidRPr="00EC7096">
        <w:rPr>
          <w:rStyle w:val="CommentReference"/>
          <w:rFonts w:asciiTheme="minorBidi" w:hAnsiTheme="minorBidi"/>
          <w:sz w:val="22"/>
          <w:szCs w:val="22"/>
        </w:rPr>
        <w:commentReference w:id="44"/>
      </w:r>
    </w:p>
    <w:p w14:paraId="1CB474CF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 xml:space="preserve">The app must prompt for the </w:t>
      </w:r>
      <w:commentRangeStart w:id="45"/>
      <w:commentRangeStart w:id="46"/>
      <w:r w:rsidRPr="00EC7096">
        <w:rPr>
          <w:rFonts w:asciiTheme="minorBidi" w:hAnsiTheme="minorBidi"/>
          <w:sz w:val="22"/>
          <w:szCs w:val="21"/>
        </w:rPr>
        <w:t xml:space="preserve">user’s username, which must </w:t>
      </w:r>
      <w:commentRangeEnd w:id="45"/>
      <w:r w:rsidRPr="00EC7096">
        <w:rPr>
          <w:rStyle w:val="CommentReference"/>
          <w:rFonts w:asciiTheme="minorBidi" w:hAnsiTheme="minorBidi"/>
          <w:sz w:val="22"/>
          <w:szCs w:val="22"/>
        </w:rPr>
        <w:commentReference w:id="45"/>
      </w:r>
      <w:commentRangeEnd w:id="46"/>
      <w:r w:rsidRPr="00EC7096">
        <w:rPr>
          <w:rStyle w:val="CommentReference"/>
          <w:rFonts w:asciiTheme="minorBidi" w:hAnsiTheme="minorBidi"/>
          <w:sz w:val="22"/>
          <w:szCs w:val="22"/>
        </w:rPr>
        <w:commentReference w:id="46"/>
      </w:r>
      <w:r w:rsidRPr="00EC7096">
        <w:rPr>
          <w:rFonts w:asciiTheme="minorBidi" w:hAnsiTheme="minorBidi"/>
          <w:sz w:val="22"/>
          <w:szCs w:val="21"/>
        </w:rPr>
        <w:t xml:space="preserve">have at least one character and less than 10 characters. </w:t>
      </w:r>
    </w:p>
    <w:p w14:paraId="51F1E451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eastAsiaTheme="minorEastAsia" w:hAnsiTheme="minorBidi"/>
          <w:sz w:val="22"/>
          <w:szCs w:val="21"/>
        </w:rPr>
        <w:t>The app must prompt for the user’s account password which length must be at least 8, have at least 1 letter, have at least 1 number and must not contain the user’s username.</w:t>
      </w:r>
    </w:p>
    <w:p w14:paraId="47D0DD54" w14:textId="77777777" w:rsidR="00890982" w:rsidRPr="00EC7096" w:rsidRDefault="00890982" w:rsidP="00730C64">
      <w:pPr>
        <w:pStyle w:val="ListParagraph"/>
        <w:numPr>
          <w:ilvl w:val="1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personal details.</w:t>
      </w:r>
    </w:p>
    <w:p w14:paraId="32C7BA8E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name.</w:t>
      </w:r>
    </w:p>
    <w:p w14:paraId="334CA7AA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date of birth.</w:t>
      </w:r>
    </w:p>
    <w:p w14:paraId="1EC8E293" w14:textId="77777777" w:rsidR="00890982" w:rsidRPr="00EC7096" w:rsidRDefault="00890982" w:rsidP="00730C64">
      <w:pPr>
        <w:pStyle w:val="ListParagraph"/>
        <w:numPr>
          <w:ilvl w:val="3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will calculate the user’s age, which must be between 18 and 45 years old.</w:t>
      </w:r>
    </w:p>
    <w:p w14:paraId="1BA8F5A0" w14:textId="77777777" w:rsidR="00890982" w:rsidRPr="00EC7096" w:rsidRDefault="00890982" w:rsidP="00730C64">
      <w:pPr>
        <w:pStyle w:val="ListParagraph"/>
        <w:numPr>
          <w:ilvl w:val="3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lastRenderedPageBreak/>
        <w:t>The app must prompt for the user’s residential postal code, which must be a valid address.</w:t>
      </w:r>
    </w:p>
    <w:p w14:paraId="3BE3B4E5" w14:textId="77777777" w:rsidR="00890982" w:rsidRPr="00EC7096" w:rsidRDefault="00890982" w:rsidP="00730C64">
      <w:pPr>
        <w:pStyle w:val="ListParagraph"/>
        <w:numPr>
          <w:ilvl w:val="1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current fitness abilities.</w:t>
      </w:r>
    </w:p>
    <w:p w14:paraId="299F90C1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current number of push-ups he can perform in a minute, which must be between 0 and 100.</w:t>
      </w:r>
    </w:p>
    <w:p w14:paraId="6981149A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current number of sit-ups he can perform in a minute which must be between 0 and 100.</w:t>
      </w:r>
    </w:p>
    <w:p w14:paraId="180045A5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current timing for his 2.4km run in seconds, which must be between 0 and 1100.</w:t>
      </w:r>
    </w:p>
    <w:p w14:paraId="5D7C7B6B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calculate the user’s current IPPT score grading using his current fitness abilities and the IPPT scoring metrics.</w:t>
      </w:r>
    </w:p>
    <w:p w14:paraId="0B97A5B8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calculate the user’s current IPPT grade using his current IPPT score.</w:t>
      </w:r>
    </w:p>
    <w:p w14:paraId="53BD4242" w14:textId="77777777" w:rsidR="00890982" w:rsidRPr="00EC7096" w:rsidRDefault="00890982" w:rsidP="00730C64">
      <w:pPr>
        <w:pStyle w:val="ListParagraph"/>
        <w:numPr>
          <w:ilvl w:val="1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target IPPT score.</w:t>
      </w:r>
    </w:p>
    <w:p w14:paraId="1EA3C395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target number of push-ups performed in a minute, which must be between 0 and 100.</w:t>
      </w:r>
    </w:p>
    <w:p w14:paraId="0B92EA4C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target number of sit-ups performed in a minute, which must be between 0 and 100.</w:t>
      </w:r>
    </w:p>
    <w:p w14:paraId="1E331DCF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prompt for the user’s target 2.4km run timing in seconds, which must be between 0 and 1100.</w:t>
      </w:r>
    </w:p>
    <w:p w14:paraId="2A0B4A85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calculate the user’s target IPPT score grading using his target fitness abilities and the IPPT scoring metrics.</w:t>
      </w:r>
    </w:p>
    <w:p w14:paraId="0E368C43" w14:textId="77777777" w:rsidR="00890982" w:rsidRPr="00EC7096" w:rsidRDefault="00890982" w:rsidP="00730C64">
      <w:pPr>
        <w:pStyle w:val="ListParagraph"/>
        <w:numPr>
          <w:ilvl w:val="2"/>
          <w:numId w:val="3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calculate the user’s target IPPT grade using his target IPPT score.</w:t>
      </w:r>
    </w:p>
    <w:p w14:paraId="266DA0D7" w14:textId="77777777" w:rsidR="004270A0" w:rsidRDefault="004270A0">
      <w:pPr>
        <w:pStyle w:val="level4"/>
      </w:pPr>
    </w:p>
    <w:p w14:paraId="52938CBB" w14:textId="77777777" w:rsidR="00274B62" w:rsidRDefault="00274B62">
      <w:pPr>
        <w:pStyle w:val="level3text"/>
        <w:numPr>
          <w:ilvl w:val="12"/>
          <w:numId w:val="0"/>
        </w:numPr>
        <w:ind w:left="1350" w:hanging="716"/>
      </w:pPr>
    </w:p>
    <w:p w14:paraId="03601EF2" w14:textId="77777777" w:rsidR="00876776" w:rsidRDefault="00876776">
      <w:pPr>
        <w:spacing w:line="240" w:lineRule="auto"/>
        <w:rPr>
          <w:rFonts w:asciiTheme="minorBidi" w:hAnsiTheme="minorBidi"/>
          <w:b/>
          <w:sz w:val="28"/>
        </w:rPr>
      </w:pPr>
      <w:r>
        <w:br w:type="page"/>
      </w:r>
    </w:p>
    <w:p w14:paraId="1A163A5F" w14:textId="6B284807" w:rsidR="004041D4" w:rsidRDefault="003B415E" w:rsidP="00730C64">
      <w:pPr>
        <w:pStyle w:val="Heading2"/>
      </w:pPr>
      <w:bookmarkStart w:id="47" w:name="_Toc118644325"/>
      <w:r>
        <w:lastRenderedPageBreak/>
        <w:t>Authenticate User</w:t>
      </w:r>
      <w:bookmarkEnd w:id="47"/>
    </w:p>
    <w:p w14:paraId="359C01B2" w14:textId="5849F403" w:rsidR="00274B62" w:rsidRPr="00EC7096" w:rsidRDefault="00045C28" w:rsidP="00BA602F">
      <w:pPr>
        <w:pStyle w:val="level4"/>
        <w:rPr>
          <w:rFonts w:asciiTheme="minorBidi" w:hAnsiTheme="minorBidi" w:cstheme="minorBidi"/>
          <w:sz w:val="22"/>
          <w:szCs w:val="18"/>
        </w:rPr>
      </w:pPr>
      <w:r w:rsidRPr="007146F5">
        <w:t>4.2.1</w:t>
      </w:r>
      <w:r w:rsidRPr="007146F5">
        <w:tab/>
      </w:r>
      <w:bookmarkStart w:id="48" w:name="_Toc439994690"/>
      <w:r w:rsidR="00BA602F" w:rsidRPr="00EC7096">
        <w:rPr>
          <w:rFonts w:asciiTheme="minorBidi" w:hAnsiTheme="minorBidi" w:cstheme="minorBidi"/>
          <w:sz w:val="22"/>
          <w:szCs w:val="18"/>
        </w:rPr>
        <w:t xml:space="preserve">Description and Priority </w:t>
      </w:r>
    </w:p>
    <w:p w14:paraId="6B02AC85" w14:textId="0D5BB043" w:rsidR="00B04665" w:rsidRPr="00EC7096" w:rsidRDefault="008052F1" w:rsidP="00D957DB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  <w:lang w:eastAsia="zh-CN"/>
        </w:rPr>
        <w:t xml:space="preserve">The app will authenticate the user’s username and password before the user can use the app’s functionalities. </w:t>
      </w:r>
      <w:r w:rsidR="00B4722F" w:rsidRPr="00EC7096">
        <w:rPr>
          <w:rFonts w:asciiTheme="minorBidi" w:hAnsiTheme="minorBidi" w:cstheme="minorBidi"/>
          <w:sz w:val="22"/>
          <w:szCs w:val="18"/>
          <w:lang w:eastAsia="zh-CN"/>
        </w:rPr>
        <w:t xml:space="preserve">This is a high priority feature. </w:t>
      </w:r>
    </w:p>
    <w:p w14:paraId="670A6D1E" w14:textId="58A91E77" w:rsidR="00D957DB" w:rsidRPr="00EC7096" w:rsidRDefault="00D957DB" w:rsidP="00D957DB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4.2.2</w:t>
      </w:r>
      <w:r w:rsidRPr="00EC7096">
        <w:rPr>
          <w:rFonts w:asciiTheme="minorBidi" w:hAnsiTheme="minorBidi" w:cstheme="minorBidi"/>
          <w:sz w:val="22"/>
          <w:szCs w:val="18"/>
        </w:rPr>
        <w:tab/>
        <w:t>Stimulus/Response Sequences</w:t>
      </w:r>
    </w:p>
    <w:tbl>
      <w:tblPr>
        <w:tblStyle w:val="TableGrid"/>
        <w:tblW w:w="0" w:type="auto"/>
        <w:tblInd w:w="634" w:type="dxa"/>
        <w:tblLook w:val="04A0" w:firstRow="1" w:lastRow="0" w:firstColumn="1" w:lastColumn="0" w:noHBand="0" w:noVBand="1"/>
      </w:tblPr>
      <w:tblGrid>
        <w:gridCol w:w="9004"/>
      </w:tblGrid>
      <w:tr w:rsidR="005E2DE3" w:rsidRPr="00EC7096" w14:paraId="709BDF1F" w14:textId="77777777" w:rsidTr="005E2DE3">
        <w:tc>
          <w:tcPr>
            <w:tcW w:w="9638" w:type="dxa"/>
          </w:tcPr>
          <w:p w14:paraId="29DF2504" w14:textId="1F36135D" w:rsidR="005E2DE3" w:rsidRPr="00EC7096" w:rsidRDefault="005E2DE3" w:rsidP="00D957DB">
            <w:pPr>
              <w:pStyle w:val="level4"/>
              <w:ind w:left="0"/>
              <w:rPr>
                <w:rFonts w:asciiTheme="minorBidi" w:hAnsiTheme="minorBidi" w:cstheme="minorBidi"/>
                <w:sz w:val="22"/>
                <w:szCs w:val="22"/>
              </w:rPr>
            </w:pPr>
            <w:r w:rsidRPr="00EC7096">
              <w:rPr>
                <w:rFonts w:asciiTheme="minorBidi" w:hAnsiTheme="minorBidi" w:cstheme="minorBidi"/>
                <w:sz w:val="22"/>
                <w:szCs w:val="22"/>
              </w:rPr>
              <w:t>Sequence</w:t>
            </w:r>
          </w:p>
        </w:tc>
      </w:tr>
      <w:tr w:rsidR="005E2DE3" w:rsidRPr="00EC7096" w14:paraId="69C0A061" w14:textId="77777777" w:rsidTr="005E2DE3">
        <w:tc>
          <w:tcPr>
            <w:tcW w:w="9638" w:type="dxa"/>
          </w:tcPr>
          <w:p w14:paraId="78918BAE" w14:textId="77777777" w:rsidR="005E2DE3" w:rsidRPr="00EC7096" w:rsidRDefault="005E2DE3" w:rsidP="00730C64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user opens the app and is directed to log in page.</w:t>
            </w:r>
          </w:p>
          <w:p w14:paraId="02A89B8F" w14:textId="77777777" w:rsidR="005E2DE3" w:rsidRPr="00EC7096" w:rsidRDefault="005E2DE3" w:rsidP="00730C64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app will prompt the user for his username and password.</w:t>
            </w:r>
          </w:p>
          <w:p w14:paraId="05C15845" w14:textId="77777777" w:rsidR="005E2DE3" w:rsidRPr="00EC7096" w:rsidRDefault="005E2DE3" w:rsidP="00730C64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app will authenticate the user input and returns the result.</w:t>
            </w:r>
          </w:p>
          <w:p w14:paraId="2A5554A4" w14:textId="77777777" w:rsidR="00E81C0D" w:rsidRPr="00EC7096" w:rsidRDefault="005E2DE3" w:rsidP="00730C64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hAnsiTheme="minorBidi"/>
                <w:sz w:val="22"/>
              </w:rPr>
              <w:t>If successful, the app will redirect the user to the Plans Screen and fetch the user’s details</w:t>
            </w:r>
          </w:p>
          <w:p w14:paraId="26CB8BD8" w14:textId="500D53D1" w:rsidR="00EC5BF2" w:rsidRPr="00EC7096" w:rsidRDefault="00E81C0D" w:rsidP="00730C64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hAnsiTheme="minorBidi"/>
                <w:sz w:val="22"/>
              </w:rPr>
              <w:t>Alt: If user input fails the authentication, the app will display a general error message stating the error and prompt the user to try again.</w:t>
            </w:r>
          </w:p>
        </w:tc>
      </w:tr>
    </w:tbl>
    <w:p w14:paraId="6A93B16F" w14:textId="77777777" w:rsidR="008052F1" w:rsidRPr="00EC7096" w:rsidRDefault="008052F1" w:rsidP="00D957DB">
      <w:pPr>
        <w:pStyle w:val="level4"/>
        <w:rPr>
          <w:rFonts w:asciiTheme="minorBidi" w:hAnsiTheme="minorBidi" w:cstheme="minorBidi"/>
          <w:sz w:val="22"/>
          <w:szCs w:val="18"/>
        </w:rPr>
      </w:pPr>
    </w:p>
    <w:p w14:paraId="72B647D0" w14:textId="1DCFAC16" w:rsidR="00C556C7" w:rsidRPr="00EC7096" w:rsidRDefault="00C556C7" w:rsidP="00C556C7">
      <w:pPr>
        <w:pStyle w:val="level4"/>
        <w:rPr>
          <w:rFonts w:asciiTheme="minorBidi" w:hAnsiTheme="minorBidi" w:cstheme="minorBidi"/>
          <w:sz w:val="22"/>
          <w:szCs w:val="22"/>
        </w:rPr>
      </w:pPr>
      <w:r w:rsidRPr="00EC7096">
        <w:rPr>
          <w:rFonts w:asciiTheme="minorBidi" w:hAnsiTheme="minorBidi" w:cstheme="minorBidi"/>
          <w:sz w:val="22"/>
          <w:szCs w:val="22"/>
        </w:rPr>
        <w:t>4.</w:t>
      </w:r>
      <w:r w:rsidR="00385ACF" w:rsidRPr="00EC7096">
        <w:rPr>
          <w:rFonts w:asciiTheme="minorBidi" w:hAnsiTheme="minorBidi" w:cstheme="minorBidi"/>
          <w:sz w:val="22"/>
          <w:szCs w:val="22"/>
        </w:rPr>
        <w:t>2</w:t>
      </w:r>
      <w:r w:rsidRPr="00EC7096">
        <w:rPr>
          <w:rFonts w:asciiTheme="minorBidi" w:hAnsiTheme="minorBidi" w:cstheme="minorBidi"/>
          <w:sz w:val="22"/>
          <w:szCs w:val="22"/>
        </w:rPr>
        <w:t>.3</w:t>
      </w:r>
      <w:r w:rsidRPr="00EC7096">
        <w:rPr>
          <w:rFonts w:asciiTheme="minorBidi" w:hAnsiTheme="minorBidi" w:cstheme="minorBidi"/>
          <w:sz w:val="22"/>
          <w:szCs w:val="22"/>
        </w:rPr>
        <w:tab/>
        <w:t>Functional Requirements</w:t>
      </w:r>
    </w:p>
    <w:p w14:paraId="74BE455C" w14:textId="77777777" w:rsidR="00EB35D9" w:rsidRPr="00EC7096" w:rsidRDefault="00EB35D9" w:rsidP="00730C64">
      <w:pPr>
        <w:pStyle w:val="ListParagraph"/>
        <w:numPr>
          <w:ilvl w:val="1"/>
          <w:numId w:val="5"/>
        </w:numPr>
        <w:rPr>
          <w:rFonts w:asciiTheme="minorBidi" w:hAnsiTheme="minorBidi"/>
          <w:sz w:val="22"/>
        </w:rPr>
      </w:pPr>
      <w:r w:rsidRPr="00EC7096">
        <w:rPr>
          <w:rFonts w:asciiTheme="minorBidi" w:hAnsiTheme="minorBidi"/>
          <w:sz w:val="22"/>
        </w:rPr>
        <w:t>The app must prompt for the user’s login details.</w:t>
      </w:r>
    </w:p>
    <w:p w14:paraId="4277BEAD" w14:textId="77777777" w:rsidR="00EB35D9" w:rsidRPr="00EC7096" w:rsidRDefault="00EB35D9" w:rsidP="00730C64">
      <w:pPr>
        <w:pStyle w:val="ListParagraph"/>
        <w:numPr>
          <w:ilvl w:val="2"/>
          <w:numId w:val="5"/>
        </w:numPr>
        <w:rPr>
          <w:rFonts w:asciiTheme="minorBidi" w:hAnsiTheme="minorBidi"/>
          <w:sz w:val="22"/>
        </w:rPr>
      </w:pPr>
      <w:r w:rsidRPr="00EC7096">
        <w:rPr>
          <w:rFonts w:asciiTheme="minorBidi" w:hAnsiTheme="minorBidi"/>
          <w:sz w:val="22"/>
        </w:rPr>
        <w:t>The app must prompt for the user’s username.</w:t>
      </w:r>
    </w:p>
    <w:p w14:paraId="06DACE30" w14:textId="77777777" w:rsidR="00EB35D9" w:rsidRPr="00EC7096" w:rsidRDefault="00EB35D9" w:rsidP="00730C64">
      <w:pPr>
        <w:pStyle w:val="ListParagraph"/>
        <w:numPr>
          <w:ilvl w:val="2"/>
          <w:numId w:val="5"/>
        </w:numPr>
        <w:rPr>
          <w:rFonts w:asciiTheme="minorBidi" w:hAnsiTheme="minorBidi"/>
          <w:sz w:val="22"/>
        </w:rPr>
      </w:pPr>
      <w:r w:rsidRPr="00EC7096">
        <w:rPr>
          <w:rFonts w:asciiTheme="minorBidi" w:hAnsiTheme="minorBidi"/>
          <w:sz w:val="22"/>
        </w:rPr>
        <w:t>The app must prompt for the user’s password.</w:t>
      </w:r>
    </w:p>
    <w:p w14:paraId="1324CB07" w14:textId="77777777" w:rsidR="00EB35D9" w:rsidRPr="00EC7096" w:rsidRDefault="00EB35D9" w:rsidP="00730C64">
      <w:pPr>
        <w:pStyle w:val="ListParagraph"/>
        <w:numPr>
          <w:ilvl w:val="1"/>
          <w:numId w:val="5"/>
        </w:numPr>
        <w:rPr>
          <w:rFonts w:asciiTheme="minorBidi" w:hAnsiTheme="minorBidi"/>
          <w:sz w:val="22"/>
        </w:rPr>
      </w:pPr>
      <w:commentRangeStart w:id="49"/>
      <w:r w:rsidRPr="00EC7096">
        <w:rPr>
          <w:rFonts w:asciiTheme="minorBidi" w:hAnsiTheme="minorBidi"/>
          <w:sz w:val="22"/>
        </w:rPr>
        <w:t>The app must react to the status of the login attempt.</w:t>
      </w:r>
    </w:p>
    <w:p w14:paraId="058D78E1" w14:textId="77777777" w:rsidR="00EB35D9" w:rsidRPr="00EC7096" w:rsidRDefault="00EB35D9" w:rsidP="00730C64">
      <w:pPr>
        <w:pStyle w:val="ListParagraph"/>
        <w:numPr>
          <w:ilvl w:val="2"/>
          <w:numId w:val="5"/>
        </w:numPr>
        <w:rPr>
          <w:rFonts w:asciiTheme="minorBidi" w:hAnsiTheme="minorBidi"/>
          <w:sz w:val="22"/>
        </w:rPr>
      </w:pPr>
      <w:r w:rsidRPr="00EC7096">
        <w:rPr>
          <w:rFonts w:asciiTheme="minorBidi" w:hAnsiTheme="minorBidi"/>
          <w:sz w:val="22"/>
        </w:rPr>
        <w:t>Upon successful login, the app will redirect the user to the Plan Screen and fetch user details</w:t>
      </w:r>
    </w:p>
    <w:p w14:paraId="6102E644" w14:textId="5B88EBDE" w:rsidR="00BA602F" w:rsidRPr="00EC7096" w:rsidRDefault="00EB35D9" w:rsidP="00730C64">
      <w:pPr>
        <w:pStyle w:val="ListParagraph"/>
        <w:numPr>
          <w:ilvl w:val="2"/>
          <w:numId w:val="5"/>
        </w:numPr>
        <w:rPr>
          <w:rFonts w:asciiTheme="minorBidi" w:hAnsiTheme="minorBidi"/>
          <w:sz w:val="22"/>
        </w:rPr>
      </w:pPr>
      <w:r w:rsidRPr="00EC7096">
        <w:rPr>
          <w:rFonts w:asciiTheme="minorBidi" w:hAnsiTheme="minorBidi"/>
          <w:sz w:val="22"/>
        </w:rPr>
        <w:t>Upon unsuccessful login, the app will display an error message.</w:t>
      </w:r>
      <w:commentRangeEnd w:id="49"/>
      <w:r w:rsidRPr="00EC7096">
        <w:rPr>
          <w:rStyle w:val="CommentReference"/>
          <w:rFonts w:asciiTheme="minorBidi" w:hAnsiTheme="minorBidi"/>
          <w:sz w:val="22"/>
          <w:szCs w:val="22"/>
        </w:rPr>
        <w:commentReference w:id="49"/>
      </w:r>
    </w:p>
    <w:p w14:paraId="3EC59BA8" w14:textId="77777777" w:rsidR="00876776" w:rsidRDefault="00876776">
      <w:pPr>
        <w:spacing w:line="240" w:lineRule="auto"/>
        <w:rPr>
          <w:rFonts w:asciiTheme="minorBidi" w:hAnsiTheme="minorBidi"/>
          <w:b/>
          <w:sz w:val="28"/>
        </w:rPr>
      </w:pPr>
      <w:r>
        <w:br w:type="page"/>
      </w:r>
    </w:p>
    <w:p w14:paraId="71736E30" w14:textId="198FDAB2" w:rsidR="00E81025" w:rsidRDefault="00385ACF" w:rsidP="00730C64">
      <w:pPr>
        <w:pStyle w:val="Heading2"/>
      </w:pPr>
      <w:bookmarkStart w:id="50" w:name="_Toc118644326"/>
      <w:r>
        <w:lastRenderedPageBreak/>
        <w:t xml:space="preserve">Create </w:t>
      </w:r>
      <w:proofErr w:type="spellStart"/>
      <w:r>
        <w:t>Personalised</w:t>
      </w:r>
      <w:proofErr w:type="spellEnd"/>
      <w:r>
        <w:t xml:space="preserve"> Training Plan</w:t>
      </w:r>
      <w:bookmarkEnd w:id="50"/>
    </w:p>
    <w:p w14:paraId="40373CEC" w14:textId="087B4EF4" w:rsidR="00385ACF" w:rsidRPr="00EC7096" w:rsidRDefault="00385ACF" w:rsidP="00385ACF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4.3.1</w:t>
      </w:r>
      <w:r w:rsidRPr="00EC7096">
        <w:rPr>
          <w:rFonts w:asciiTheme="minorBidi" w:hAnsiTheme="minorBidi" w:cstheme="minorBidi"/>
          <w:sz w:val="22"/>
          <w:szCs w:val="18"/>
        </w:rPr>
        <w:tab/>
        <w:t xml:space="preserve">Description and Priority </w:t>
      </w:r>
    </w:p>
    <w:p w14:paraId="22B18A03" w14:textId="3A8A0031" w:rsidR="00D33416" w:rsidRPr="00EC7096" w:rsidRDefault="0051458D" w:rsidP="00D33416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 xml:space="preserve">The app presents user with a personalized workout plan consisting of daily training exercises, extra related </w:t>
      </w:r>
      <w:proofErr w:type="gramStart"/>
      <w:r w:rsidRPr="00EC7096">
        <w:rPr>
          <w:rFonts w:asciiTheme="minorBidi" w:hAnsiTheme="minorBidi" w:cstheme="minorBidi"/>
          <w:sz w:val="22"/>
          <w:szCs w:val="18"/>
        </w:rPr>
        <w:t>exercises</w:t>
      </w:r>
      <w:proofErr w:type="gramEnd"/>
      <w:r w:rsidRPr="00EC7096">
        <w:rPr>
          <w:rFonts w:asciiTheme="minorBidi" w:hAnsiTheme="minorBidi" w:cstheme="minorBidi"/>
          <w:sz w:val="22"/>
          <w:szCs w:val="18"/>
        </w:rPr>
        <w:t xml:space="preserve"> and nearby training venues.</w:t>
      </w:r>
      <w:r w:rsidR="00D33416" w:rsidRPr="00EC7096">
        <w:rPr>
          <w:rFonts w:asciiTheme="minorBidi" w:hAnsiTheme="minorBidi" w:cstheme="minorBidi"/>
          <w:sz w:val="22"/>
          <w:szCs w:val="18"/>
        </w:rPr>
        <w:t xml:space="preserve"> This is a high priority feature. </w:t>
      </w:r>
    </w:p>
    <w:p w14:paraId="19D43794" w14:textId="7CBC2C91" w:rsidR="00385ACF" w:rsidRPr="00EC7096" w:rsidRDefault="00385ACF" w:rsidP="00385ACF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4.3.2</w:t>
      </w:r>
      <w:r w:rsidRPr="00EC7096">
        <w:rPr>
          <w:rFonts w:asciiTheme="minorBidi" w:hAnsiTheme="minorBidi" w:cstheme="minorBidi"/>
          <w:sz w:val="22"/>
          <w:szCs w:val="18"/>
        </w:rPr>
        <w:tab/>
        <w:t>Stimulus/Response Sequences</w:t>
      </w:r>
    </w:p>
    <w:tbl>
      <w:tblPr>
        <w:tblStyle w:val="TableGrid"/>
        <w:tblW w:w="0" w:type="auto"/>
        <w:tblInd w:w="634" w:type="dxa"/>
        <w:tblLook w:val="04A0" w:firstRow="1" w:lastRow="0" w:firstColumn="1" w:lastColumn="0" w:noHBand="0" w:noVBand="1"/>
      </w:tblPr>
      <w:tblGrid>
        <w:gridCol w:w="9004"/>
      </w:tblGrid>
      <w:tr w:rsidR="00385ACF" w:rsidRPr="00EC7096" w14:paraId="22A3F9B7" w14:textId="77777777" w:rsidTr="003A5C9D">
        <w:tc>
          <w:tcPr>
            <w:tcW w:w="9638" w:type="dxa"/>
          </w:tcPr>
          <w:p w14:paraId="7D64E4A1" w14:textId="77777777" w:rsidR="00385ACF" w:rsidRPr="00EC7096" w:rsidRDefault="00385ACF" w:rsidP="003A5C9D">
            <w:pPr>
              <w:pStyle w:val="level4"/>
              <w:ind w:left="0"/>
              <w:rPr>
                <w:rFonts w:asciiTheme="minorBidi" w:hAnsiTheme="minorBidi" w:cstheme="minorBidi"/>
                <w:sz w:val="22"/>
                <w:szCs w:val="22"/>
              </w:rPr>
            </w:pPr>
            <w:r w:rsidRPr="00EC7096">
              <w:rPr>
                <w:rFonts w:asciiTheme="minorBidi" w:hAnsiTheme="minorBidi" w:cstheme="minorBidi"/>
                <w:sz w:val="22"/>
                <w:szCs w:val="22"/>
              </w:rPr>
              <w:t>Sequence</w:t>
            </w:r>
          </w:p>
        </w:tc>
      </w:tr>
      <w:tr w:rsidR="00385ACF" w:rsidRPr="00EC7096" w14:paraId="261BF796" w14:textId="77777777" w:rsidTr="003A5C9D">
        <w:tc>
          <w:tcPr>
            <w:tcW w:w="9638" w:type="dxa"/>
          </w:tcPr>
          <w:p w14:paraId="7C1606E6" w14:textId="684AEC26" w:rsidR="00567F98" w:rsidRPr="00EC7096" w:rsidRDefault="00567F98" w:rsidP="00730C64">
            <w:pPr>
              <w:pStyle w:val="ListParagraph"/>
              <w:numPr>
                <w:ilvl w:val="0"/>
                <w:numId w:val="7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 xml:space="preserve">The user navigates to the </w:t>
            </w:r>
            <w:r w:rsidR="009E2DDF" w:rsidRPr="00EC7096">
              <w:rPr>
                <w:rFonts w:asciiTheme="minorBidi" w:eastAsia="Times New Roman" w:hAnsiTheme="minorBidi"/>
                <w:sz w:val="22"/>
              </w:rPr>
              <w:t>Plan</w:t>
            </w:r>
            <w:r w:rsidRPr="00EC7096">
              <w:rPr>
                <w:rFonts w:asciiTheme="minorBidi" w:eastAsia="Times New Roman" w:hAnsiTheme="minorBidi"/>
                <w:sz w:val="22"/>
              </w:rPr>
              <w:t xml:space="preserve"> Page of the app.</w:t>
            </w:r>
          </w:p>
          <w:p w14:paraId="7413A42E" w14:textId="60E286A3" w:rsidR="00567F98" w:rsidRPr="00EC7096" w:rsidRDefault="00567F98" w:rsidP="00730C64">
            <w:pPr>
              <w:pStyle w:val="ListParagraph"/>
              <w:numPr>
                <w:ilvl w:val="0"/>
                <w:numId w:val="7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app displays the number of days till the user’s IPPT Test.</w:t>
            </w:r>
          </w:p>
          <w:p w14:paraId="594751C8" w14:textId="41162BD2" w:rsidR="00567F98" w:rsidRPr="00EC7096" w:rsidRDefault="00567F98" w:rsidP="00730C64">
            <w:pPr>
              <w:pStyle w:val="ListParagraph"/>
              <w:numPr>
                <w:ilvl w:val="0"/>
                <w:numId w:val="7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 xml:space="preserve">The app recommends the nearest IPPT testing venue from the user’s residential location. </w:t>
            </w:r>
          </w:p>
          <w:p w14:paraId="308E7804" w14:textId="6CD1E097" w:rsidR="00567F98" w:rsidRPr="00EC7096" w:rsidRDefault="00567F98" w:rsidP="00730C64">
            <w:pPr>
              <w:pStyle w:val="ListParagraph"/>
              <w:numPr>
                <w:ilvl w:val="0"/>
                <w:numId w:val="7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When the user navigates to the daily training section of the page, the app recommends the number of repetitions of Push-ups and Sit-ups to perform within a minute and the duration for a 2.4km run.</w:t>
            </w:r>
          </w:p>
          <w:p w14:paraId="182D8A36" w14:textId="7AFC5276" w:rsidR="00385ACF" w:rsidRPr="00EC7096" w:rsidRDefault="00567F98" w:rsidP="00730C64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When the user navigates to the additional related exercise section of the page, the app recommends a workout of exercises as well as a suitable nearby training venue</w:t>
            </w:r>
          </w:p>
        </w:tc>
      </w:tr>
    </w:tbl>
    <w:p w14:paraId="19F5F14A" w14:textId="77777777" w:rsidR="00385ACF" w:rsidRPr="00EC7096" w:rsidRDefault="00385ACF" w:rsidP="00385ACF">
      <w:pPr>
        <w:pStyle w:val="level4"/>
        <w:rPr>
          <w:rFonts w:asciiTheme="minorBidi" w:hAnsiTheme="minorBidi" w:cstheme="minorBidi"/>
          <w:sz w:val="22"/>
          <w:szCs w:val="18"/>
        </w:rPr>
      </w:pPr>
    </w:p>
    <w:p w14:paraId="0B36556A" w14:textId="77777777" w:rsidR="00385ACF" w:rsidRPr="00EC7096" w:rsidRDefault="00385ACF" w:rsidP="00385ACF">
      <w:pPr>
        <w:pStyle w:val="level4"/>
        <w:rPr>
          <w:rFonts w:asciiTheme="minorBidi" w:hAnsiTheme="minorBidi" w:cstheme="minorBidi"/>
          <w:sz w:val="22"/>
          <w:szCs w:val="22"/>
        </w:rPr>
      </w:pPr>
      <w:r w:rsidRPr="00EC7096">
        <w:rPr>
          <w:rFonts w:asciiTheme="minorBidi" w:hAnsiTheme="minorBidi" w:cstheme="minorBidi"/>
          <w:sz w:val="22"/>
          <w:szCs w:val="22"/>
        </w:rPr>
        <w:t>4.3.3</w:t>
      </w:r>
      <w:r w:rsidRPr="00EC7096">
        <w:rPr>
          <w:rFonts w:asciiTheme="minorBidi" w:hAnsiTheme="minorBidi" w:cstheme="minorBidi"/>
          <w:sz w:val="22"/>
          <w:szCs w:val="22"/>
        </w:rPr>
        <w:tab/>
        <w:t>Functional Requirements</w:t>
      </w:r>
    </w:p>
    <w:p w14:paraId="61EF8AEE" w14:textId="77777777" w:rsidR="003B4C51" w:rsidRPr="00EC7096" w:rsidRDefault="003B4C51" w:rsidP="00730C64">
      <w:pPr>
        <w:pStyle w:val="ListParagraph"/>
        <w:numPr>
          <w:ilvl w:val="1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display the number of days from the current date until the user’s IPPT test date.</w:t>
      </w:r>
    </w:p>
    <w:p w14:paraId="3DB1B62F" w14:textId="77777777" w:rsidR="003B4C51" w:rsidRPr="00EC7096" w:rsidRDefault="003B4C51" w:rsidP="00730C64">
      <w:pPr>
        <w:pStyle w:val="ListParagraph"/>
        <w:numPr>
          <w:ilvl w:val="1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the nearest IPPT testing venue from the user’s residential location.</w:t>
      </w:r>
    </w:p>
    <w:p w14:paraId="65A70E3A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query the database for the IPPT testing venue nearest to the user’s residential location.</w:t>
      </w:r>
    </w:p>
    <w:p w14:paraId="54D9A927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eastAsiaTheme="minorEastAsia" w:hAnsiTheme="minorBidi"/>
          <w:sz w:val="22"/>
          <w:szCs w:val="21"/>
        </w:rPr>
        <w:t xml:space="preserve">The app must display the nearest </w:t>
      </w:r>
      <w:r w:rsidRPr="00EC7096">
        <w:rPr>
          <w:rFonts w:asciiTheme="minorBidi" w:hAnsiTheme="minorBidi"/>
          <w:sz w:val="22"/>
          <w:szCs w:val="21"/>
        </w:rPr>
        <w:t>IPPT testing venue for the user’s reference.</w:t>
      </w:r>
    </w:p>
    <w:p w14:paraId="3D3B0E17" w14:textId="77777777" w:rsidR="003B4C51" w:rsidRPr="00EC7096" w:rsidRDefault="003B4C51" w:rsidP="00730C64">
      <w:pPr>
        <w:pStyle w:val="ListParagraph"/>
        <w:numPr>
          <w:ilvl w:val="1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the appropriate daily training, consisting of sit-ups, push-ups and 2.4km run timings to be performed based on the exercise algorithm.</w:t>
      </w:r>
    </w:p>
    <w:p w14:paraId="1D9868CA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the appropriate repetition of push-ups for the user to be complete within a minute.</w:t>
      </w:r>
    </w:p>
    <w:p w14:paraId="7AF8DE74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the appropriate repetition of sit-ups for the user to be complete within a minute.</w:t>
      </w:r>
    </w:p>
    <w:p w14:paraId="387AF683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the appropriate timing for the user to complete a 2.4km run.</w:t>
      </w:r>
    </w:p>
    <w:p w14:paraId="604FC87E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For each activity, the app must display the status of the activity.</w:t>
      </w:r>
    </w:p>
    <w:p w14:paraId="6FCB7FDC" w14:textId="77777777" w:rsidR="003B4C51" w:rsidRPr="00EC7096" w:rsidRDefault="003B4C51" w:rsidP="00730C64">
      <w:pPr>
        <w:pStyle w:val="ListParagraph"/>
        <w:numPr>
          <w:ilvl w:val="3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allow users to mark the completion of a particular activity.</w:t>
      </w:r>
    </w:p>
    <w:p w14:paraId="6CF4FEF3" w14:textId="77777777" w:rsidR="003B4C51" w:rsidRPr="00EC7096" w:rsidRDefault="003B4C51" w:rsidP="00730C64">
      <w:pPr>
        <w:pStyle w:val="ListParagraph"/>
        <w:numPr>
          <w:ilvl w:val="1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additional related exercises that can improve the user’s fitness abilities after the user has completed his daily training exercises.</w:t>
      </w:r>
    </w:p>
    <w:p w14:paraId="0DE59D00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lastRenderedPageBreak/>
        <w:t>The app must query from its database for a recommended workout that is suitable for the fitness activities in which the user needs to improve upon.</w:t>
      </w:r>
    </w:p>
    <w:p w14:paraId="3CC4D20E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database must return a recommended workout that is catered to those areas for improvement.</w:t>
      </w:r>
    </w:p>
    <w:p w14:paraId="65BB40BF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 xml:space="preserve">The app must display the recommended workout to users in an </w:t>
      </w:r>
      <w:commentRangeStart w:id="51"/>
      <w:r w:rsidRPr="00EC7096">
        <w:rPr>
          <w:rFonts w:asciiTheme="minorBidi" w:hAnsiTheme="minorBidi"/>
          <w:sz w:val="22"/>
          <w:szCs w:val="21"/>
        </w:rPr>
        <w:t>appropriate format.</w:t>
      </w:r>
      <w:commentRangeEnd w:id="51"/>
      <w:r w:rsidRPr="00EC7096">
        <w:rPr>
          <w:rStyle w:val="CommentReference"/>
          <w:rFonts w:asciiTheme="minorBidi" w:hAnsiTheme="minorBidi"/>
          <w:sz w:val="22"/>
          <w:szCs w:val="22"/>
        </w:rPr>
        <w:commentReference w:id="51"/>
      </w:r>
    </w:p>
    <w:p w14:paraId="5BAFBB2C" w14:textId="77777777" w:rsidR="003B4C51" w:rsidRPr="00EC7096" w:rsidRDefault="003B4C51" w:rsidP="00730C64">
      <w:pPr>
        <w:pStyle w:val="ListParagraph"/>
        <w:numPr>
          <w:ilvl w:val="3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For each exercise on the recommended workout, the exercise information must include the name of the exercise.</w:t>
      </w:r>
    </w:p>
    <w:p w14:paraId="7FAC7460" w14:textId="77777777" w:rsidR="003B4C51" w:rsidRPr="00EC7096" w:rsidRDefault="003B4C51" w:rsidP="00730C64">
      <w:pPr>
        <w:pStyle w:val="ListParagraph"/>
        <w:numPr>
          <w:ilvl w:val="3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For each exercise on the recommended workout, the exercise information must include how many repetitions to perform.</w:t>
      </w:r>
    </w:p>
    <w:p w14:paraId="15F98E93" w14:textId="77777777" w:rsidR="003B4C51" w:rsidRPr="00EC7096" w:rsidRDefault="003B4C51" w:rsidP="00730C64">
      <w:pPr>
        <w:pStyle w:val="ListParagraph"/>
        <w:numPr>
          <w:ilvl w:val="3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eastAsiaTheme="minorEastAsia" w:hAnsiTheme="minorBidi"/>
          <w:sz w:val="22"/>
          <w:szCs w:val="21"/>
        </w:rPr>
        <w:t>For each exercise, on the recommended workout, the exercise information must contain the status of each exercise.</w:t>
      </w:r>
    </w:p>
    <w:p w14:paraId="21DF4F15" w14:textId="77777777" w:rsidR="003B4C51" w:rsidRPr="00EC7096" w:rsidRDefault="003B4C51" w:rsidP="00730C64">
      <w:pPr>
        <w:pStyle w:val="ListParagraph"/>
        <w:numPr>
          <w:ilvl w:val="4"/>
          <w:numId w:val="8"/>
        </w:numPr>
        <w:rPr>
          <w:rFonts w:asciiTheme="minorBidi" w:eastAsiaTheme="minorEastAsia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allow users to mark the completion of a particular exercise.</w:t>
      </w:r>
    </w:p>
    <w:p w14:paraId="0EE99C84" w14:textId="77777777" w:rsidR="003B4C51" w:rsidRPr="00EC7096" w:rsidRDefault="003B4C51" w:rsidP="00730C64">
      <w:pPr>
        <w:pStyle w:val="ListParagraph"/>
        <w:numPr>
          <w:ilvl w:val="2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recommend a suitable nearby venue for the user to engage in exercise.</w:t>
      </w:r>
    </w:p>
    <w:p w14:paraId="0EE9F3B6" w14:textId="2C1F92AE" w:rsidR="00385ACF" w:rsidRPr="00EC7096" w:rsidRDefault="003B4C51" w:rsidP="00730C64">
      <w:pPr>
        <w:pStyle w:val="ListParagraph"/>
        <w:numPr>
          <w:ilvl w:val="3"/>
          <w:numId w:val="8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query from its database for an exercise venue that has the required equipment to do the workout and is the closest to the user’s residential address.</w:t>
      </w:r>
    </w:p>
    <w:p w14:paraId="6DA36740" w14:textId="77777777" w:rsidR="00876776" w:rsidRDefault="00876776">
      <w:pPr>
        <w:spacing w:line="240" w:lineRule="auto"/>
        <w:rPr>
          <w:rFonts w:asciiTheme="minorBidi" w:hAnsiTheme="minorBidi"/>
          <w:b/>
          <w:sz w:val="28"/>
        </w:rPr>
      </w:pPr>
      <w:r>
        <w:br w:type="page"/>
      </w:r>
    </w:p>
    <w:p w14:paraId="1EF7B64A" w14:textId="3DF15053" w:rsidR="003B4C51" w:rsidRDefault="003B4C51" w:rsidP="00730C64">
      <w:pPr>
        <w:pStyle w:val="Heading2"/>
      </w:pPr>
      <w:bookmarkStart w:id="52" w:name="_Toc118644327"/>
      <w:r>
        <w:lastRenderedPageBreak/>
        <w:t>Track Fitness Progress</w:t>
      </w:r>
      <w:bookmarkEnd w:id="52"/>
    </w:p>
    <w:p w14:paraId="192E47AF" w14:textId="2EC9DE1B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4.4.1</w:t>
      </w:r>
      <w:r w:rsidRPr="00EC7096">
        <w:rPr>
          <w:rFonts w:asciiTheme="minorBidi" w:hAnsiTheme="minorBidi" w:cstheme="minorBidi"/>
          <w:sz w:val="22"/>
          <w:szCs w:val="18"/>
        </w:rPr>
        <w:tab/>
        <w:t xml:space="preserve">Description and Priority </w:t>
      </w:r>
    </w:p>
    <w:p w14:paraId="740B85E7" w14:textId="630877D7" w:rsidR="004D2C81" w:rsidRPr="00EC7096" w:rsidRDefault="004D2C81" w:rsidP="004D2C81">
      <w:pPr>
        <w:ind w:left="63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 xml:space="preserve">The app must have the option for the user to log any of the 3 exercises of Push-ups, Sit-ups and 2.4km run for progress tracking. This is a high priority feature. </w:t>
      </w:r>
    </w:p>
    <w:p w14:paraId="29918BD8" w14:textId="54E967CF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4.4.2</w:t>
      </w:r>
      <w:r w:rsidRPr="00EC7096">
        <w:rPr>
          <w:rFonts w:asciiTheme="minorBidi" w:hAnsiTheme="minorBidi" w:cstheme="minorBidi"/>
          <w:sz w:val="22"/>
          <w:szCs w:val="18"/>
        </w:rPr>
        <w:tab/>
        <w:t>Stimulus/Response Sequences</w:t>
      </w:r>
    </w:p>
    <w:tbl>
      <w:tblPr>
        <w:tblStyle w:val="TableGrid"/>
        <w:tblW w:w="0" w:type="auto"/>
        <w:tblInd w:w="634" w:type="dxa"/>
        <w:tblLook w:val="04A0" w:firstRow="1" w:lastRow="0" w:firstColumn="1" w:lastColumn="0" w:noHBand="0" w:noVBand="1"/>
      </w:tblPr>
      <w:tblGrid>
        <w:gridCol w:w="9004"/>
      </w:tblGrid>
      <w:tr w:rsidR="005A12BC" w:rsidRPr="00EC7096" w14:paraId="785A15CE" w14:textId="77777777" w:rsidTr="003A5C9D">
        <w:tc>
          <w:tcPr>
            <w:tcW w:w="9638" w:type="dxa"/>
          </w:tcPr>
          <w:p w14:paraId="4FAE9A16" w14:textId="77777777" w:rsidR="005A12BC" w:rsidRPr="00EC7096" w:rsidRDefault="005A12BC" w:rsidP="003A5C9D">
            <w:pPr>
              <w:pStyle w:val="level4"/>
              <w:ind w:left="0"/>
              <w:rPr>
                <w:rFonts w:asciiTheme="minorBidi" w:hAnsiTheme="minorBidi" w:cstheme="minorBidi"/>
                <w:sz w:val="22"/>
                <w:szCs w:val="22"/>
              </w:rPr>
            </w:pPr>
            <w:r w:rsidRPr="00EC7096">
              <w:rPr>
                <w:rFonts w:asciiTheme="minorBidi" w:hAnsiTheme="minorBidi" w:cstheme="minorBidi"/>
                <w:sz w:val="22"/>
                <w:szCs w:val="22"/>
              </w:rPr>
              <w:t>Sequence</w:t>
            </w:r>
          </w:p>
        </w:tc>
      </w:tr>
      <w:tr w:rsidR="005A12BC" w:rsidRPr="00EC7096" w14:paraId="4915FF3F" w14:textId="77777777" w:rsidTr="003A5C9D">
        <w:tc>
          <w:tcPr>
            <w:tcW w:w="9638" w:type="dxa"/>
          </w:tcPr>
          <w:p w14:paraId="51E52E14" w14:textId="77777777" w:rsidR="00082F87" w:rsidRPr="00EC7096" w:rsidRDefault="00082F87" w:rsidP="00730C64">
            <w:pPr>
              <w:pStyle w:val="ListParagraph"/>
              <w:numPr>
                <w:ilvl w:val="0"/>
                <w:numId w:val="9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user navigates to the training page of the app</w:t>
            </w:r>
          </w:p>
          <w:p w14:paraId="60259E77" w14:textId="77777777" w:rsidR="00082F87" w:rsidRPr="00EC7096" w:rsidRDefault="00082F87" w:rsidP="00730C64">
            <w:pPr>
              <w:pStyle w:val="ListParagraph"/>
              <w:numPr>
                <w:ilvl w:val="0"/>
                <w:numId w:val="9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app provides options for Push-ups, Sit-ups and 2.4km run</w:t>
            </w:r>
          </w:p>
          <w:p w14:paraId="1E3D15F9" w14:textId="02D2AC0E" w:rsidR="00082F87" w:rsidRPr="00EC7096" w:rsidRDefault="00082F87" w:rsidP="00730C64">
            <w:pPr>
              <w:pStyle w:val="ListParagraph"/>
              <w:numPr>
                <w:ilvl w:val="0"/>
                <w:numId w:val="9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 xml:space="preserve">When push-ups </w:t>
            </w:r>
            <w:proofErr w:type="gramStart"/>
            <w:r w:rsidRPr="00EC7096">
              <w:rPr>
                <w:rFonts w:asciiTheme="minorBidi" w:eastAsia="Times New Roman" w:hAnsiTheme="minorBidi"/>
                <w:sz w:val="22"/>
              </w:rPr>
              <w:t>is</w:t>
            </w:r>
            <w:proofErr w:type="gramEnd"/>
            <w:r w:rsidRPr="00EC7096">
              <w:rPr>
                <w:rFonts w:asciiTheme="minorBidi" w:eastAsia="Times New Roman" w:hAnsiTheme="minorBidi"/>
                <w:sz w:val="22"/>
              </w:rPr>
              <w:t xml:space="preserve"> selected, the app will track the number of proper push-ups the user completes within 1 minute, while providing live-feedback during that 1 minute</w:t>
            </w:r>
            <w:r w:rsidR="00147F49" w:rsidRPr="00EC7096">
              <w:rPr>
                <w:rFonts w:asciiTheme="minorBidi" w:eastAsia="Times New Roman" w:hAnsiTheme="minorBidi"/>
                <w:sz w:val="22"/>
              </w:rPr>
              <w:t>.</w:t>
            </w:r>
          </w:p>
          <w:p w14:paraId="2880A3A9" w14:textId="1D840C08" w:rsidR="00082F87" w:rsidRPr="00EC7096" w:rsidRDefault="00082F87" w:rsidP="00730C64">
            <w:pPr>
              <w:pStyle w:val="ListParagraph"/>
              <w:numPr>
                <w:ilvl w:val="0"/>
                <w:numId w:val="9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 xml:space="preserve">When sit-ups </w:t>
            </w:r>
            <w:proofErr w:type="gramStart"/>
            <w:r w:rsidRPr="00EC7096">
              <w:rPr>
                <w:rFonts w:asciiTheme="minorBidi" w:eastAsia="Times New Roman" w:hAnsiTheme="minorBidi"/>
                <w:sz w:val="22"/>
              </w:rPr>
              <w:t>is</w:t>
            </w:r>
            <w:proofErr w:type="gramEnd"/>
            <w:r w:rsidRPr="00EC7096">
              <w:rPr>
                <w:rFonts w:asciiTheme="minorBidi" w:eastAsia="Times New Roman" w:hAnsiTheme="minorBidi"/>
                <w:sz w:val="22"/>
              </w:rPr>
              <w:t xml:space="preserve"> selected, the app will track the number of proper sit-ups the user completes within 1 minute, while providing live-feedback during that 1 minute</w:t>
            </w:r>
            <w:r w:rsidR="00147F49" w:rsidRPr="00EC7096">
              <w:rPr>
                <w:rFonts w:asciiTheme="minorBidi" w:eastAsia="Times New Roman" w:hAnsiTheme="minorBidi"/>
                <w:sz w:val="22"/>
              </w:rPr>
              <w:t xml:space="preserve">. </w:t>
            </w:r>
          </w:p>
          <w:p w14:paraId="1A8DB2ED" w14:textId="7FB48C30" w:rsidR="005A12BC" w:rsidRPr="00EC7096" w:rsidRDefault="00082F87" w:rsidP="00730C64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When 2.4km run is selected, the app will obtain the user’s latest run data from Strava by use case 4.4 and calculate the estimated duration to complete a 2.4km run</w:t>
            </w:r>
            <w:r w:rsidR="00147F49" w:rsidRPr="00EC7096">
              <w:rPr>
                <w:rFonts w:asciiTheme="minorBidi" w:eastAsia="Times New Roman" w:hAnsiTheme="minorBidi"/>
                <w:sz w:val="22"/>
              </w:rPr>
              <w:t xml:space="preserve">. </w:t>
            </w:r>
          </w:p>
        </w:tc>
      </w:tr>
    </w:tbl>
    <w:p w14:paraId="6BEDE2DC" w14:textId="77777777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</w:p>
    <w:p w14:paraId="2024FCFF" w14:textId="5578CFDE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22"/>
        </w:rPr>
      </w:pPr>
      <w:r w:rsidRPr="00EC7096">
        <w:rPr>
          <w:rFonts w:asciiTheme="minorBidi" w:hAnsiTheme="minorBidi" w:cstheme="minorBidi"/>
          <w:sz w:val="22"/>
          <w:szCs w:val="22"/>
        </w:rPr>
        <w:t>4.4.3</w:t>
      </w:r>
      <w:r w:rsidRPr="00EC7096">
        <w:rPr>
          <w:rFonts w:asciiTheme="minorBidi" w:hAnsiTheme="minorBidi" w:cstheme="minorBidi"/>
          <w:sz w:val="22"/>
          <w:szCs w:val="22"/>
        </w:rPr>
        <w:tab/>
        <w:t>Functional Requirements</w:t>
      </w:r>
    </w:p>
    <w:p w14:paraId="00322DF2" w14:textId="77777777" w:rsidR="00900801" w:rsidRPr="00EC7096" w:rsidRDefault="00900801" w:rsidP="00730C64">
      <w:pPr>
        <w:pStyle w:val="ListParagraph"/>
        <w:numPr>
          <w:ilvl w:val="1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be able to accurately track and correct the user’s push-ups during his attempts.</w:t>
      </w:r>
    </w:p>
    <w:p w14:paraId="20195051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allow the user to begin an attempt which will start a 60 second timer.</w:t>
      </w:r>
    </w:p>
    <w:p w14:paraId="062AFE22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classify the correct push-up form from an incorrect one with an accuracy of 90%.</w:t>
      </w:r>
    </w:p>
    <w:p w14:paraId="3A6423E3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count the number of correct push-ups performed by the user within the attempt.</w:t>
      </w:r>
    </w:p>
    <w:p w14:paraId="2EC18485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display live feedback on the screen to correct the user’s form during the attempt.</w:t>
      </w:r>
    </w:p>
    <w:p w14:paraId="5105BFFA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have the option for users to submit the results of their attempt to be stored.</w:t>
      </w:r>
    </w:p>
    <w:p w14:paraId="64A2B59B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have the option for users to redo their attempt as many times as desired.</w:t>
      </w:r>
    </w:p>
    <w:p w14:paraId="511DE8B4" w14:textId="77777777" w:rsidR="00900801" w:rsidRPr="00EC7096" w:rsidRDefault="00900801" w:rsidP="00730C64">
      <w:pPr>
        <w:pStyle w:val="ListParagraph"/>
        <w:numPr>
          <w:ilvl w:val="1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be able to accurately track and correct the user’s sit-ups during his attempts.</w:t>
      </w:r>
    </w:p>
    <w:p w14:paraId="037522BA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allow the user to begin an attempt which will start a 60 second timer.</w:t>
      </w:r>
    </w:p>
    <w:p w14:paraId="3FC1EB2C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classify the correct sit-up form from an incorrect one with an accuracy of 90%.</w:t>
      </w:r>
    </w:p>
    <w:p w14:paraId="0D67DA45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count the number of correct sit-ups performed by the user within the attempt.</w:t>
      </w:r>
    </w:p>
    <w:p w14:paraId="642D3007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display live feedback on the screen to correct the user’s form during the attempt.</w:t>
      </w:r>
    </w:p>
    <w:p w14:paraId="349867C4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lastRenderedPageBreak/>
        <w:t>The app must have the option for users to submit the results of their attempt to be stored.</w:t>
      </w:r>
    </w:p>
    <w:p w14:paraId="55D1A145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have the option for users to redo their attempt as many times as desired.</w:t>
      </w:r>
    </w:p>
    <w:p w14:paraId="6624B073" w14:textId="77777777" w:rsidR="00900801" w:rsidRPr="00EC7096" w:rsidRDefault="00900801" w:rsidP="00730C64">
      <w:pPr>
        <w:pStyle w:val="ListParagraph"/>
        <w:numPr>
          <w:ilvl w:val="1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be able to track the user’s 2.4km run timing.</w:t>
      </w:r>
    </w:p>
    <w:p w14:paraId="28922A8F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be able to retrieve the user’s latest running information from Strava through API calls.</w:t>
      </w:r>
    </w:p>
    <w:p w14:paraId="0A777051" w14:textId="77777777" w:rsidR="00900801" w:rsidRPr="00EC7096" w:rsidRDefault="00900801" w:rsidP="00730C64">
      <w:pPr>
        <w:pStyle w:val="ListParagraph"/>
        <w:numPr>
          <w:ilvl w:val="3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retrieve the run’s details of distance and duration.</w:t>
      </w:r>
    </w:p>
    <w:p w14:paraId="231C8807" w14:textId="77777777" w:rsidR="00900801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calculate the duration the user takes to complete a 2.4km</w:t>
      </w:r>
    </w:p>
    <w:p w14:paraId="0E0DBDD2" w14:textId="3C645429" w:rsidR="005A12BC" w:rsidRPr="00EC7096" w:rsidRDefault="00900801" w:rsidP="00730C64">
      <w:pPr>
        <w:pStyle w:val="ListParagraph"/>
        <w:numPr>
          <w:ilvl w:val="2"/>
          <w:numId w:val="11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store the estimated duration.</w:t>
      </w:r>
    </w:p>
    <w:p w14:paraId="1B1CE5A0" w14:textId="59AE1D1B" w:rsidR="005A12BC" w:rsidRDefault="005A12BC" w:rsidP="00730C64">
      <w:pPr>
        <w:pStyle w:val="Heading2"/>
      </w:pPr>
      <w:bookmarkStart w:id="53" w:name="_Toc118644328"/>
      <w:r>
        <w:t>Discover Nearby Users</w:t>
      </w:r>
      <w:bookmarkEnd w:id="53"/>
    </w:p>
    <w:p w14:paraId="5F71DA5B" w14:textId="1432555B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4.5.1</w:t>
      </w:r>
      <w:r w:rsidRPr="00EC7096">
        <w:rPr>
          <w:rFonts w:asciiTheme="minorBidi" w:hAnsiTheme="minorBidi" w:cstheme="minorBidi"/>
          <w:sz w:val="22"/>
          <w:szCs w:val="18"/>
        </w:rPr>
        <w:tab/>
        <w:t xml:space="preserve">Description and Priority </w:t>
      </w:r>
    </w:p>
    <w:p w14:paraId="6BDE93C3" w14:textId="1DCDAE0D" w:rsidR="00CC59F8" w:rsidRPr="00EC7096" w:rsidRDefault="00CC59F8" w:rsidP="005A12BC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The app will allow the user to discover other nearby and message one another to arrange meet-ups to exercise together. Th</w:t>
      </w:r>
      <w:r w:rsidR="004263A8" w:rsidRPr="00EC7096">
        <w:rPr>
          <w:rFonts w:asciiTheme="minorBidi" w:hAnsiTheme="minorBidi" w:cstheme="minorBidi"/>
          <w:sz w:val="22"/>
          <w:szCs w:val="18"/>
        </w:rPr>
        <w:t xml:space="preserve">is is a high priority feature. </w:t>
      </w:r>
    </w:p>
    <w:p w14:paraId="06DFDB7B" w14:textId="35E34BC5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  <w:r w:rsidRPr="00EC7096">
        <w:rPr>
          <w:rFonts w:asciiTheme="minorBidi" w:hAnsiTheme="minorBidi" w:cstheme="minorBidi"/>
          <w:sz w:val="22"/>
          <w:szCs w:val="18"/>
        </w:rPr>
        <w:t>4.5.2</w:t>
      </w:r>
      <w:r w:rsidRPr="00EC7096">
        <w:rPr>
          <w:rFonts w:asciiTheme="minorBidi" w:hAnsiTheme="minorBidi" w:cstheme="minorBidi"/>
          <w:sz w:val="22"/>
          <w:szCs w:val="18"/>
        </w:rPr>
        <w:tab/>
        <w:t>Stimulus/Response Sequences</w:t>
      </w:r>
    </w:p>
    <w:tbl>
      <w:tblPr>
        <w:tblStyle w:val="TableGrid"/>
        <w:tblW w:w="0" w:type="auto"/>
        <w:tblInd w:w="634" w:type="dxa"/>
        <w:tblLook w:val="04A0" w:firstRow="1" w:lastRow="0" w:firstColumn="1" w:lastColumn="0" w:noHBand="0" w:noVBand="1"/>
      </w:tblPr>
      <w:tblGrid>
        <w:gridCol w:w="9004"/>
      </w:tblGrid>
      <w:tr w:rsidR="005A12BC" w:rsidRPr="00EC7096" w14:paraId="23256BFA" w14:textId="77777777" w:rsidTr="003A5C9D">
        <w:tc>
          <w:tcPr>
            <w:tcW w:w="9638" w:type="dxa"/>
          </w:tcPr>
          <w:p w14:paraId="54F3AC4A" w14:textId="77777777" w:rsidR="005A12BC" w:rsidRPr="00EC7096" w:rsidRDefault="005A12BC" w:rsidP="003A5C9D">
            <w:pPr>
              <w:pStyle w:val="level4"/>
              <w:ind w:left="0"/>
              <w:rPr>
                <w:rFonts w:asciiTheme="minorBidi" w:hAnsiTheme="minorBidi" w:cstheme="minorBidi"/>
                <w:sz w:val="22"/>
                <w:szCs w:val="22"/>
              </w:rPr>
            </w:pPr>
            <w:r w:rsidRPr="00EC7096">
              <w:rPr>
                <w:rFonts w:asciiTheme="minorBidi" w:hAnsiTheme="minorBidi" w:cstheme="minorBidi"/>
                <w:sz w:val="22"/>
                <w:szCs w:val="22"/>
              </w:rPr>
              <w:t>Sequence</w:t>
            </w:r>
          </w:p>
        </w:tc>
      </w:tr>
      <w:tr w:rsidR="005A12BC" w:rsidRPr="00EC7096" w14:paraId="0DB12EDD" w14:textId="77777777" w:rsidTr="003A5C9D">
        <w:tc>
          <w:tcPr>
            <w:tcW w:w="9638" w:type="dxa"/>
          </w:tcPr>
          <w:p w14:paraId="29967564" w14:textId="77777777" w:rsidR="00C25A4A" w:rsidRPr="00EC7096" w:rsidRDefault="00C25A4A" w:rsidP="00730C64">
            <w:pPr>
              <w:pStyle w:val="ListParagraph"/>
              <w:numPr>
                <w:ilvl w:val="0"/>
                <w:numId w:val="10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user navigates to the social page of the app</w:t>
            </w:r>
          </w:p>
          <w:p w14:paraId="0C22554C" w14:textId="517E5BC7" w:rsidR="00C25A4A" w:rsidRPr="00EC7096" w:rsidRDefault="00C25A4A" w:rsidP="00730C64">
            <w:pPr>
              <w:pStyle w:val="ListParagraph"/>
              <w:numPr>
                <w:ilvl w:val="0"/>
                <w:numId w:val="10"/>
              </w:numPr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>The app will display a list of users generated for the user</w:t>
            </w:r>
          </w:p>
          <w:p w14:paraId="5BE224F8" w14:textId="2BC17F22" w:rsidR="005A12BC" w:rsidRPr="00EC7096" w:rsidRDefault="00C25A4A" w:rsidP="00730C6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inorBidi" w:eastAsia="Times New Roman" w:hAnsiTheme="minorBidi"/>
                <w:sz w:val="22"/>
              </w:rPr>
            </w:pPr>
            <w:r w:rsidRPr="00EC7096">
              <w:rPr>
                <w:rFonts w:asciiTheme="minorBidi" w:eastAsia="Times New Roman" w:hAnsiTheme="minorBidi"/>
                <w:sz w:val="22"/>
              </w:rPr>
              <w:t xml:space="preserve">The user has the option to message with any user on the list to arrange for an exercise meet-up. </w:t>
            </w:r>
          </w:p>
        </w:tc>
      </w:tr>
    </w:tbl>
    <w:p w14:paraId="615F95EC" w14:textId="77777777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18"/>
        </w:rPr>
      </w:pPr>
    </w:p>
    <w:p w14:paraId="2B075D12" w14:textId="38D66B28" w:rsidR="005A12BC" w:rsidRPr="00EC7096" w:rsidRDefault="005A12BC" w:rsidP="005A12BC">
      <w:pPr>
        <w:pStyle w:val="level4"/>
        <w:rPr>
          <w:rFonts w:asciiTheme="minorBidi" w:hAnsiTheme="minorBidi" w:cstheme="minorBidi"/>
          <w:sz w:val="22"/>
          <w:szCs w:val="22"/>
        </w:rPr>
      </w:pPr>
      <w:r w:rsidRPr="00EC7096">
        <w:rPr>
          <w:rFonts w:asciiTheme="minorBidi" w:hAnsiTheme="minorBidi" w:cstheme="minorBidi"/>
          <w:sz w:val="22"/>
          <w:szCs w:val="22"/>
        </w:rPr>
        <w:t>4.5.3</w:t>
      </w:r>
      <w:r w:rsidRPr="00EC7096">
        <w:rPr>
          <w:rFonts w:asciiTheme="minorBidi" w:hAnsiTheme="minorBidi" w:cstheme="minorBidi"/>
          <w:sz w:val="22"/>
          <w:szCs w:val="22"/>
        </w:rPr>
        <w:tab/>
        <w:t>Functional Requirements</w:t>
      </w:r>
    </w:p>
    <w:p w14:paraId="1147CAF2" w14:textId="16D31F76" w:rsidR="009B3534" w:rsidRPr="00EC7096" w:rsidRDefault="009B3534" w:rsidP="00730C64">
      <w:pPr>
        <w:pStyle w:val="ListParagraph"/>
        <w:numPr>
          <w:ilvl w:val="1"/>
          <w:numId w:val="12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shall recommend to the user a maximum of 10 users who are within a radius of 300m from the user’s residential addresses.</w:t>
      </w:r>
    </w:p>
    <w:p w14:paraId="0A416049" w14:textId="77777777" w:rsidR="009B3534" w:rsidRPr="00EC7096" w:rsidRDefault="009B3534" w:rsidP="00730C64">
      <w:pPr>
        <w:pStyle w:val="ListParagraph"/>
        <w:numPr>
          <w:ilvl w:val="2"/>
          <w:numId w:val="12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For each of the recommended users, the app must display the user’s details which includes name, profile picture, IPPT score and IPPT grade</w:t>
      </w:r>
    </w:p>
    <w:p w14:paraId="49265AAF" w14:textId="426E96A1" w:rsidR="005A12BC" w:rsidRPr="00EC7096" w:rsidRDefault="009B3534" w:rsidP="00730C64">
      <w:pPr>
        <w:pStyle w:val="ListParagraph"/>
        <w:numPr>
          <w:ilvl w:val="1"/>
          <w:numId w:val="12"/>
        </w:numPr>
        <w:rPr>
          <w:rFonts w:asciiTheme="minorBidi" w:hAnsiTheme="minorBidi"/>
          <w:sz w:val="22"/>
          <w:szCs w:val="21"/>
        </w:rPr>
      </w:pPr>
      <w:r w:rsidRPr="00EC7096">
        <w:rPr>
          <w:rFonts w:asciiTheme="minorBidi" w:hAnsiTheme="minorBidi"/>
          <w:sz w:val="22"/>
          <w:szCs w:val="21"/>
        </w:rPr>
        <w:t>The app must allow the user to be able to start a private chat with recommended users.</w:t>
      </w:r>
    </w:p>
    <w:p w14:paraId="10A727AD" w14:textId="0CAC9087" w:rsidR="007146F5" w:rsidRPr="00EC1157" w:rsidRDefault="00C26096" w:rsidP="00730C64">
      <w:pPr>
        <w:pStyle w:val="Heading1"/>
      </w:pPr>
      <w:bookmarkStart w:id="54" w:name="_Toc118644329"/>
      <w:r>
        <w:t xml:space="preserve">Non-functional </w:t>
      </w:r>
      <w:r w:rsidR="00385ACF">
        <w:t>R</w:t>
      </w:r>
      <w:r>
        <w:t>equirements</w:t>
      </w:r>
      <w:bookmarkEnd w:id="54"/>
    </w:p>
    <w:p w14:paraId="3CF9D6B1" w14:textId="60522E8E" w:rsidR="00274B62" w:rsidRDefault="00274B62" w:rsidP="00730C64">
      <w:pPr>
        <w:pStyle w:val="Heading2"/>
      </w:pPr>
      <w:bookmarkStart w:id="55" w:name="_Toc118644330"/>
      <w:r>
        <w:t>Performance Requirements</w:t>
      </w:r>
      <w:bookmarkEnd w:id="48"/>
      <w:bookmarkEnd w:id="55"/>
    </w:p>
    <w:p w14:paraId="0F44544E" w14:textId="4E555222" w:rsidR="00561B94" w:rsidRPr="005206D6" w:rsidRDefault="00235313" w:rsidP="00730C64">
      <w:pPr>
        <w:pStyle w:val="ListParagraph"/>
        <w:numPr>
          <w:ilvl w:val="0"/>
          <w:numId w:val="26"/>
        </w:numPr>
        <w:rPr>
          <w:rFonts w:asciiTheme="minorBidi" w:hAnsiTheme="minorBidi"/>
          <w:sz w:val="22"/>
        </w:rPr>
      </w:pPr>
      <w:r w:rsidRPr="005206D6">
        <w:rPr>
          <w:rFonts w:asciiTheme="minorBidi" w:hAnsiTheme="minorBidi"/>
          <w:sz w:val="22"/>
        </w:rPr>
        <w:t>The app</w:t>
      </w:r>
      <w:r w:rsidR="00663C44" w:rsidRPr="005206D6">
        <w:rPr>
          <w:rFonts w:asciiTheme="minorBidi" w:hAnsiTheme="minorBidi"/>
          <w:sz w:val="22"/>
        </w:rPr>
        <w:t xml:space="preserve"> </w:t>
      </w:r>
      <w:r w:rsidRPr="005206D6">
        <w:rPr>
          <w:rFonts w:asciiTheme="minorBidi" w:hAnsiTheme="minorBidi"/>
          <w:sz w:val="22"/>
        </w:rPr>
        <w:t xml:space="preserve">must be able to </w:t>
      </w:r>
      <w:r w:rsidR="00663C44" w:rsidRPr="005206D6">
        <w:rPr>
          <w:rFonts w:asciiTheme="minorBidi" w:hAnsiTheme="minorBidi"/>
          <w:sz w:val="22"/>
        </w:rPr>
        <w:t xml:space="preserve">begin operation within </w:t>
      </w:r>
      <w:r w:rsidR="00CA22BD" w:rsidRPr="005206D6">
        <w:rPr>
          <w:rFonts w:asciiTheme="minorBidi" w:hAnsiTheme="minorBidi"/>
          <w:sz w:val="22"/>
        </w:rPr>
        <w:t>30 seconds of opening the app</w:t>
      </w:r>
    </w:p>
    <w:p w14:paraId="4959BAF6" w14:textId="319F4249" w:rsidR="00CA22BD" w:rsidRPr="005206D6" w:rsidRDefault="00CA22BD" w:rsidP="00730C64">
      <w:pPr>
        <w:pStyle w:val="ListParagraph"/>
        <w:numPr>
          <w:ilvl w:val="1"/>
          <w:numId w:val="26"/>
        </w:numPr>
        <w:rPr>
          <w:rFonts w:asciiTheme="minorBidi" w:hAnsiTheme="minorBidi"/>
          <w:sz w:val="22"/>
        </w:rPr>
      </w:pPr>
      <w:r w:rsidRPr="005206D6">
        <w:rPr>
          <w:rFonts w:asciiTheme="minorBidi" w:hAnsiTheme="minorBidi"/>
          <w:sz w:val="22"/>
        </w:rPr>
        <w:t xml:space="preserve">Reduces the waiting time </w:t>
      </w:r>
      <w:r w:rsidR="00F652B6" w:rsidRPr="005206D6">
        <w:rPr>
          <w:rFonts w:asciiTheme="minorBidi" w:hAnsiTheme="minorBidi"/>
          <w:sz w:val="22"/>
        </w:rPr>
        <w:t>of</w:t>
      </w:r>
      <w:r w:rsidRPr="005206D6">
        <w:rPr>
          <w:rFonts w:asciiTheme="minorBidi" w:hAnsiTheme="minorBidi"/>
          <w:sz w:val="22"/>
        </w:rPr>
        <w:t xml:space="preserve"> the </w:t>
      </w:r>
      <w:r w:rsidR="00F652B6" w:rsidRPr="005206D6">
        <w:rPr>
          <w:rFonts w:asciiTheme="minorBidi" w:hAnsiTheme="minorBidi"/>
          <w:sz w:val="22"/>
        </w:rPr>
        <w:t xml:space="preserve">user to improve the user experience. </w:t>
      </w:r>
    </w:p>
    <w:p w14:paraId="42EA2A4F" w14:textId="00B2603D" w:rsidR="00F652B6" w:rsidRPr="005206D6" w:rsidRDefault="00F652B6" w:rsidP="00730C64">
      <w:pPr>
        <w:pStyle w:val="ListParagraph"/>
        <w:numPr>
          <w:ilvl w:val="0"/>
          <w:numId w:val="26"/>
        </w:numPr>
        <w:rPr>
          <w:rFonts w:asciiTheme="minorBidi" w:hAnsiTheme="minorBidi"/>
          <w:sz w:val="22"/>
        </w:rPr>
      </w:pPr>
      <w:r w:rsidRPr="005206D6">
        <w:rPr>
          <w:rFonts w:asciiTheme="minorBidi" w:hAnsiTheme="minorBidi"/>
          <w:sz w:val="22"/>
        </w:rPr>
        <w:lastRenderedPageBreak/>
        <w:t>The app</w:t>
      </w:r>
      <w:r w:rsidR="00EE27AD" w:rsidRPr="005206D6">
        <w:rPr>
          <w:rFonts w:asciiTheme="minorBidi" w:hAnsiTheme="minorBidi"/>
          <w:sz w:val="22"/>
        </w:rPr>
        <w:t xml:space="preserve"> </w:t>
      </w:r>
      <w:r w:rsidR="001607B9" w:rsidRPr="005206D6">
        <w:rPr>
          <w:rFonts w:asciiTheme="minorBidi" w:hAnsiTheme="minorBidi"/>
          <w:sz w:val="22"/>
        </w:rPr>
        <w:t xml:space="preserve">must be able to upload and fetch data from the system database within 1 minute for every call. </w:t>
      </w:r>
    </w:p>
    <w:p w14:paraId="6E27795E" w14:textId="7ECF1296" w:rsidR="00EB71E9" w:rsidRPr="005206D6" w:rsidRDefault="00A52C2D" w:rsidP="00730C64">
      <w:pPr>
        <w:pStyle w:val="ListParagraph"/>
        <w:numPr>
          <w:ilvl w:val="1"/>
          <w:numId w:val="26"/>
        </w:numPr>
        <w:rPr>
          <w:rFonts w:asciiTheme="minorBidi" w:hAnsiTheme="minorBidi"/>
          <w:sz w:val="22"/>
        </w:rPr>
      </w:pPr>
      <w:r w:rsidRPr="005206D6">
        <w:rPr>
          <w:rFonts w:asciiTheme="minorBidi" w:hAnsiTheme="minorBidi"/>
          <w:sz w:val="22"/>
        </w:rPr>
        <w:t xml:space="preserve">Increases the efficiency of the user’s experience </w:t>
      </w:r>
      <w:r w:rsidR="002C5BD1" w:rsidRPr="005206D6">
        <w:rPr>
          <w:rFonts w:asciiTheme="minorBidi" w:hAnsiTheme="minorBidi"/>
          <w:sz w:val="22"/>
        </w:rPr>
        <w:t>to allow</w:t>
      </w:r>
      <w:r w:rsidRPr="005206D6">
        <w:rPr>
          <w:rFonts w:asciiTheme="minorBidi" w:hAnsiTheme="minorBidi"/>
          <w:sz w:val="22"/>
        </w:rPr>
        <w:t xml:space="preserve"> them to </w:t>
      </w:r>
      <w:r w:rsidR="007727A7" w:rsidRPr="005206D6">
        <w:rPr>
          <w:rFonts w:asciiTheme="minorBidi" w:hAnsiTheme="minorBidi"/>
          <w:sz w:val="22"/>
        </w:rPr>
        <w:t xml:space="preserve">reduce time wasted. </w:t>
      </w:r>
    </w:p>
    <w:p w14:paraId="7C591BEA" w14:textId="35F75CCA" w:rsidR="00EB1D1A" w:rsidRPr="005206D6" w:rsidRDefault="00EB1D1A" w:rsidP="00730C64">
      <w:pPr>
        <w:pStyle w:val="ListParagraph"/>
        <w:numPr>
          <w:ilvl w:val="0"/>
          <w:numId w:val="26"/>
        </w:numPr>
        <w:rPr>
          <w:rFonts w:asciiTheme="minorBidi" w:hAnsiTheme="minorBidi"/>
          <w:sz w:val="22"/>
        </w:rPr>
      </w:pPr>
      <w:r w:rsidRPr="005206D6">
        <w:rPr>
          <w:rFonts w:asciiTheme="minorBidi" w:hAnsiTheme="minorBidi"/>
          <w:sz w:val="22"/>
        </w:rPr>
        <w:t xml:space="preserve">The app will not crash during use. </w:t>
      </w:r>
    </w:p>
    <w:p w14:paraId="4C34AEDB" w14:textId="210CADD6" w:rsidR="00274B62" w:rsidRDefault="00274B62" w:rsidP="00730C64">
      <w:pPr>
        <w:pStyle w:val="Heading2"/>
      </w:pPr>
      <w:bookmarkStart w:id="56" w:name="_Toc439994691"/>
      <w:bookmarkStart w:id="57" w:name="_Toc118644331"/>
      <w:r>
        <w:t>Safety Requirements</w:t>
      </w:r>
      <w:bookmarkEnd w:id="56"/>
      <w:bookmarkEnd w:id="57"/>
      <w:r w:rsidR="00EC1157">
        <w:tab/>
      </w:r>
    </w:p>
    <w:p w14:paraId="0B299609" w14:textId="7B936AE5" w:rsidR="00C27682" w:rsidRPr="005206D6" w:rsidRDefault="00BF6D58" w:rsidP="00730C64">
      <w:pPr>
        <w:pStyle w:val="ListParagraph"/>
        <w:numPr>
          <w:ilvl w:val="0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</w:rPr>
        <w:t xml:space="preserve">The app will not count the incorrect form of the </w:t>
      </w:r>
      <w:r w:rsidR="002D08CB" w:rsidRPr="005206D6">
        <w:rPr>
          <w:rFonts w:asciiTheme="minorBidi" w:hAnsiTheme="minorBidi"/>
          <w:sz w:val="22"/>
        </w:rPr>
        <w:t xml:space="preserve">user while doing the </w:t>
      </w:r>
      <w:r w:rsidRPr="005206D6">
        <w:rPr>
          <w:rFonts w:asciiTheme="minorBidi" w:hAnsiTheme="minorBidi"/>
          <w:sz w:val="22"/>
        </w:rPr>
        <w:t>exercise</w:t>
      </w:r>
    </w:p>
    <w:p w14:paraId="1862C4EE" w14:textId="0BC0260F" w:rsidR="000133A7" w:rsidRPr="005206D6" w:rsidRDefault="008E1291" w:rsidP="00730C64">
      <w:pPr>
        <w:pStyle w:val="ListParagraph"/>
        <w:numPr>
          <w:ilvl w:val="1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Prevents the user from continuing with their incorrect form, which can cause harm to their bodies through injuries</w:t>
      </w:r>
    </w:p>
    <w:p w14:paraId="4E1015EA" w14:textId="4DB0F04E" w:rsidR="00274B62" w:rsidRDefault="00274B62" w:rsidP="00730C64">
      <w:pPr>
        <w:pStyle w:val="Heading2"/>
      </w:pPr>
      <w:bookmarkStart w:id="58" w:name="_Toc439994692"/>
      <w:bookmarkStart w:id="59" w:name="_Toc118644332"/>
      <w:r>
        <w:t>Security Requirements</w:t>
      </w:r>
      <w:bookmarkEnd w:id="58"/>
      <w:bookmarkEnd w:id="59"/>
    </w:p>
    <w:p w14:paraId="45F43708" w14:textId="6EDEE8AF" w:rsidR="00095E0B" w:rsidRPr="005206D6" w:rsidRDefault="008D7B0C" w:rsidP="00730C64">
      <w:pPr>
        <w:pStyle w:val="ListParagraph"/>
        <w:numPr>
          <w:ilvl w:val="0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User Login Details</w:t>
      </w:r>
    </w:p>
    <w:p w14:paraId="7F88D3EB" w14:textId="4E8A6EC2" w:rsidR="008D7B0C" w:rsidRPr="005206D6" w:rsidRDefault="008D7B0C" w:rsidP="00730C64">
      <w:pPr>
        <w:pStyle w:val="ListParagraph"/>
        <w:numPr>
          <w:ilvl w:val="1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The user will</w:t>
      </w:r>
      <w:r w:rsidR="00CA05E9" w:rsidRPr="005206D6">
        <w:rPr>
          <w:rFonts w:asciiTheme="minorBidi" w:hAnsiTheme="minorBidi"/>
          <w:sz w:val="22"/>
          <w:szCs w:val="21"/>
        </w:rPr>
        <w:t xml:space="preserve"> not be allowed to </w:t>
      </w:r>
      <w:r w:rsidR="00BE4D55" w:rsidRPr="005206D6">
        <w:rPr>
          <w:rFonts w:asciiTheme="minorBidi" w:hAnsiTheme="minorBidi"/>
          <w:sz w:val="22"/>
          <w:szCs w:val="21"/>
        </w:rPr>
        <w:t xml:space="preserve">register with a password that includes their username, </w:t>
      </w:r>
      <w:r w:rsidR="00695D07" w:rsidRPr="005206D6">
        <w:rPr>
          <w:rFonts w:asciiTheme="minorBidi" w:hAnsiTheme="minorBidi"/>
          <w:sz w:val="22"/>
          <w:szCs w:val="21"/>
        </w:rPr>
        <w:t xml:space="preserve">does not include </w:t>
      </w:r>
      <w:r w:rsidR="00EB1D1A" w:rsidRPr="005206D6">
        <w:rPr>
          <w:rFonts w:asciiTheme="minorBidi" w:hAnsiTheme="minorBidi"/>
          <w:sz w:val="22"/>
          <w:szCs w:val="21"/>
        </w:rPr>
        <w:t xml:space="preserve">both letters and numbers, and is shorter than 8 characters. </w:t>
      </w:r>
    </w:p>
    <w:p w14:paraId="246156A8" w14:textId="5A031ECB" w:rsidR="00EB1D1A" w:rsidRPr="005206D6" w:rsidRDefault="00EB1D1A" w:rsidP="00730C64">
      <w:pPr>
        <w:pStyle w:val="ListParagraph"/>
        <w:numPr>
          <w:ilvl w:val="0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User Data</w:t>
      </w:r>
    </w:p>
    <w:p w14:paraId="424A444F" w14:textId="0E9C1BA9" w:rsidR="00EB1D1A" w:rsidRPr="005206D6" w:rsidRDefault="00EB1D1A" w:rsidP="00730C64">
      <w:pPr>
        <w:pStyle w:val="ListParagraph"/>
        <w:numPr>
          <w:ilvl w:val="1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user will not be able to access the personal data of other users through any means. </w:t>
      </w:r>
    </w:p>
    <w:p w14:paraId="60AD9787" w14:textId="24AAC97C" w:rsidR="00641231" w:rsidRPr="005206D6" w:rsidRDefault="00E22F50" w:rsidP="00730C64">
      <w:pPr>
        <w:pStyle w:val="ListParagraph"/>
        <w:numPr>
          <w:ilvl w:val="1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There will be no localized storage of </w:t>
      </w:r>
      <w:r w:rsidR="0018394D" w:rsidRPr="005206D6">
        <w:rPr>
          <w:rFonts w:asciiTheme="minorBidi" w:hAnsiTheme="minorBidi"/>
          <w:sz w:val="22"/>
          <w:szCs w:val="21"/>
        </w:rPr>
        <w:t xml:space="preserve">user data within the app. All data will be stored on the </w:t>
      </w:r>
      <w:r w:rsidR="00641231" w:rsidRPr="005206D6">
        <w:rPr>
          <w:rFonts w:asciiTheme="minorBidi" w:hAnsiTheme="minorBidi"/>
          <w:sz w:val="22"/>
          <w:szCs w:val="21"/>
        </w:rPr>
        <w:t xml:space="preserve">database. </w:t>
      </w:r>
    </w:p>
    <w:p w14:paraId="30C54874" w14:textId="6C3FC1E3" w:rsidR="00447B6F" w:rsidRPr="005206D6" w:rsidRDefault="00932340" w:rsidP="00730C64">
      <w:pPr>
        <w:pStyle w:val="ListParagraph"/>
        <w:numPr>
          <w:ilvl w:val="1"/>
          <w:numId w:val="2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Only the user will be able to modify their </w:t>
      </w:r>
      <w:r w:rsidR="00447B6F" w:rsidRPr="005206D6">
        <w:rPr>
          <w:rFonts w:asciiTheme="minorBidi" w:hAnsiTheme="minorBidi"/>
          <w:sz w:val="22"/>
          <w:szCs w:val="21"/>
        </w:rPr>
        <w:t>data</w:t>
      </w:r>
      <w:r w:rsidR="0047025D" w:rsidRPr="005206D6">
        <w:rPr>
          <w:rFonts w:asciiTheme="minorBidi" w:hAnsiTheme="minorBidi"/>
          <w:sz w:val="22"/>
          <w:szCs w:val="21"/>
        </w:rPr>
        <w:t xml:space="preserve">. </w:t>
      </w:r>
    </w:p>
    <w:p w14:paraId="528D04AE" w14:textId="1A6A87F4" w:rsidR="001F60B8" w:rsidRDefault="00274B62" w:rsidP="00730C64">
      <w:pPr>
        <w:pStyle w:val="Heading2"/>
      </w:pPr>
      <w:bookmarkStart w:id="60" w:name="_Toc439994693"/>
      <w:bookmarkStart w:id="61" w:name="_Toc118644333"/>
      <w:r>
        <w:t>Software Quality Attributes</w:t>
      </w:r>
      <w:bookmarkEnd w:id="60"/>
      <w:bookmarkEnd w:id="61"/>
    </w:p>
    <w:p w14:paraId="65C64E97" w14:textId="7DA6B7A2" w:rsidR="007F5528" w:rsidRPr="005206D6" w:rsidRDefault="007F5528" w:rsidP="00730C64">
      <w:pPr>
        <w:pStyle w:val="ListParagraph"/>
        <w:numPr>
          <w:ilvl w:val="0"/>
          <w:numId w:val="3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Availability</w:t>
      </w:r>
    </w:p>
    <w:p w14:paraId="3A535842" w14:textId="665E32ED" w:rsidR="00546ED0" w:rsidRPr="005206D6" w:rsidRDefault="00546ED0" w:rsidP="00730C64">
      <w:pPr>
        <w:pStyle w:val="ListParagraph"/>
        <w:numPr>
          <w:ilvl w:val="1"/>
          <w:numId w:val="37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must always be available for a new user to register a new account. </w:t>
      </w:r>
    </w:p>
    <w:p w14:paraId="5DBF57F8" w14:textId="77777777" w:rsidR="00546ED0" w:rsidRPr="005206D6" w:rsidRDefault="007F5528" w:rsidP="00730C64">
      <w:pPr>
        <w:pStyle w:val="ListParagraph"/>
        <w:numPr>
          <w:ilvl w:val="0"/>
          <w:numId w:val="36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Correctness</w:t>
      </w:r>
    </w:p>
    <w:p w14:paraId="42D18B1D" w14:textId="4B1D2DB2" w:rsidR="007F5528" w:rsidRPr="005206D6" w:rsidRDefault="00546ED0" w:rsidP="00730C64">
      <w:pPr>
        <w:pStyle w:val="ListParagraph"/>
        <w:numPr>
          <w:ilvl w:val="1"/>
          <w:numId w:val="36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will always display the </w:t>
      </w:r>
      <w:r w:rsidR="00584088" w:rsidRPr="005206D6">
        <w:rPr>
          <w:rFonts w:asciiTheme="minorBidi" w:hAnsiTheme="minorBidi"/>
          <w:sz w:val="22"/>
          <w:szCs w:val="21"/>
        </w:rPr>
        <w:t>correct</w:t>
      </w:r>
      <w:r w:rsidRPr="005206D6">
        <w:rPr>
          <w:rFonts w:asciiTheme="minorBidi" w:hAnsiTheme="minorBidi"/>
          <w:sz w:val="22"/>
          <w:szCs w:val="21"/>
        </w:rPr>
        <w:t xml:space="preserve"> </w:t>
      </w:r>
      <w:r w:rsidR="00CB5A73" w:rsidRPr="005206D6">
        <w:rPr>
          <w:rFonts w:asciiTheme="minorBidi" w:hAnsiTheme="minorBidi"/>
          <w:sz w:val="22"/>
          <w:szCs w:val="21"/>
        </w:rPr>
        <w:t xml:space="preserve">profile data of the user. </w:t>
      </w:r>
    </w:p>
    <w:p w14:paraId="52793FBF" w14:textId="5E6E6EE5" w:rsidR="007F5528" w:rsidRPr="005206D6" w:rsidRDefault="007F5528" w:rsidP="00730C64">
      <w:pPr>
        <w:pStyle w:val="ListParagraph"/>
        <w:numPr>
          <w:ilvl w:val="0"/>
          <w:numId w:val="35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Flexibility</w:t>
      </w:r>
    </w:p>
    <w:p w14:paraId="3CD87AE9" w14:textId="1FAAA07C" w:rsidR="007F5528" w:rsidRPr="005206D6" w:rsidRDefault="00CB5A73" w:rsidP="00730C64">
      <w:pPr>
        <w:pStyle w:val="ListParagraph"/>
        <w:numPr>
          <w:ilvl w:val="1"/>
          <w:numId w:val="35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will be usable with older versions of the mobile phone’s operating system. </w:t>
      </w:r>
    </w:p>
    <w:p w14:paraId="5C76BF47" w14:textId="6F64E881" w:rsidR="007F5528" w:rsidRPr="005206D6" w:rsidRDefault="007F5528" w:rsidP="00730C64">
      <w:pPr>
        <w:pStyle w:val="ListParagraph"/>
        <w:numPr>
          <w:ilvl w:val="0"/>
          <w:numId w:val="34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Maintainability</w:t>
      </w:r>
    </w:p>
    <w:p w14:paraId="5098DF17" w14:textId="41F4A9E1" w:rsidR="00CB5A73" w:rsidRPr="005206D6" w:rsidRDefault="00CB5A73" w:rsidP="00730C64">
      <w:pPr>
        <w:pStyle w:val="ListParagraph"/>
        <w:numPr>
          <w:ilvl w:val="1"/>
          <w:numId w:val="34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must be able to </w:t>
      </w:r>
      <w:r w:rsidR="000A7262" w:rsidRPr="005206D6">
        <w:rPr>
          <w:rFonts w:asciiTheme="minorBidi" w:hAnsiTheme="minorBidi"/>
          <w:sz w:val="22"/>
          <w:szCs w:val="21"/>
        </w:rPr>
        <w:t xml:space="preserve">receive updates without having to change the entire source code. </w:t>
      </w:r>
    </w:p>
    <w:p w14:paraId="61D50223" w14:textId="7E1FD87D" w:rsidR="000A7262" w:rsidRPr="005206D6" w:rsidRDefault="000A7262" w:rsidP="00730C64">
      <w:pPr>
        <w:pStyle w:val="ListParagraph"/>
        <w:numPr>
          <w:ilvl w:val="1"/>
          <w:numId w:val="34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must include SOLID design principles. </w:t>
      </w:r>
    </w:p>
    <w:p w14:paraId="6ECEF523" w14:textId="167CCF78" w:rsidR="007F5528" w:rsidRPr="005206D6" w:rsidRDefault="007F5528" w:rsidP="00730C64">
      <w:pPr>
        <w:pStyle w:val="ListParagraph"/>
        <w:numPr>
          <w:ilvl w:val="0"/>
          <w:numId w:val="32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Reliability</w:t>
      </w:r>
    </w:p>
    <w:p w14:paraId="34A82862" w14:textId="77777777" w:rsidR="000A7262" w:rsidRPr="005206D6" w:rsidRDefault="000A7262" w:rsidP="00730C64">
      <w:pPr>
        <w:pStyle w:val="ListParagraph"/>
        <w:numPr>
          <w:ilvl w:val="0"/>
          <w:numId w:val="33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The app will function when the user boots it within 30 seconds.</w:t>
      </w:r>
    </w:p>
    <w:p w14:paraId="40DE6A6A" w14:textId="5C4C5BB0" w:rsidR="000A7262" w:rsidRPr="005206D6" w:rsidRDefault="000A7262" w:rsidP="00730C64">
      <w:pPr>
        <w:pStyle w:val="ListParagraph"/>
        <w:numPr>
          <w:ilvl w:val="0"/>
          <w:numId w:val="33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will be able to judge the user’s form within 10 seconds of </w:t>
      </w:r>
      <w:r w:rsidR="00993AB0" w:rsidRPr="005206D6">
        <w:rPr>
          <w:rFonts w:asciiTheme="minorBidi" w:hAnsiTheme="minorBidi"/>
          <w:sz w:val="22"/>
          <w:szCs w:val="21"/>
        </w:rPr>
        <w:t>selecting</w:t>
      </w:r>
      <w:r w:rsidRPr="005206D6">
        <w:rPr>
          <w:rFonts w:asciiTheme="minorBidi" w:hAnsiTheme="minorBidi"/>
          <w:sz w:val="22"/>
          <w:szCs w:val="21"/>
        </w:rPr>
        <w:t xml:space="preserve"> the </w:t>
      </w:r>
      <w:r w:rsidR="00993AB0" w:rsidRPr="005206D6">
        <w:rPr>
          <w:rFonts w:asciiTheme="minorBidi" w:hAnsiTheme="minorBidi"/>
          <w:sz w:val="22"/>
          <w:szCs w:val="21"/>
        </w:rPr>
        <w:t>train exercise use case.</w:t>
      </w:r>
      <w:r w:rsidRPr="005206D6">
        <w:rPr>
          <w:rFonts w:asciiTheme="minorBidi" w:hAnsiTheme="minorBidi"/>
          <w:sz w:val="22"/>
          <w:szCs w:val="21"/>
        </w:rPr>
        <w:t xml:space="preserve"> </w:t>
      </w:r>
    </w:p>
    <w:p w14:paraId="4561ABC6" w14:textId="42CC424B" w:rsidR="007F5528" w:rsidRPr="005206D6" w:rsidRDefault="007F5528" w:rsidP="00730C64">
      <w:pPr>
        <w:pStyle w:val="ListParagraph"/>
        <w:numPr>
          <w:ilvl w:val="0"/>
          <w:numId w:val="38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Reusability</w:t>
      </w:r>
    </w:p>
    <w:p w14:paraId="4E2CB2EE" w14:textId="77777777" w:rsidR="00194923" w:rsidRPr="005206D6" w:rsidRDefault="00194923" w:rsidP="007B352A">
      <w:pPr>
        <w:rPr>
          <w:ins w:id="62" w:author="{374FDBDD-7C95-314C-B417-C47F5A7D0B76}" w:date="2022-11-05T23:57:00Z"/>
          <w:rFonts w:asciiTheme="minorBidi" w:hAnsiTheme="minorBidi" w:cstheme="minorBidi"/>
          <w:sz w:val="22"/>
          <w:szCs w:val="18"/>
        </w:rPr>
      </w:pPr>
    </w:p>
    <w:p w14:paraId="0A66E4E9" w14:textId="4DF2FF01" w:rsidR="00993AB0" w:rsidRPr="005206D6" w:rsidRDefault="00583F51" w:rsidP="00730C64">
      <w:pPr>
        <w:pStyle w:val="ListParagraph"/>
        <w:numPr>
          <w:ilvl w:val="1"/>
          <w:numId w:val="38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Users </w:t>
      </w:r>
      <w:r w:rsidR="00993AB0" w:rsidRPr="005206D6">
        <w:rPr>
          <w:rFonts w:asciiTheme="minorBidi" w:hAnsiTheme="minorBidi"/>
          <w:sz w:val="22"/>
          <w:szCs w:val="21"/>
        </w:rPr>
        <w:t xml:space="preserve">must be able to </w:t>
      </w:r>
      <w:r w:rsidRPr="005206D6">
        <w:rPr>
          <w:rFonts w:asciiTheme="minorBidi" w:hAnsiTheme="minorBidi"/>
          <w:sz w:val="22"/>
          <w:szCs w:val="21"/>
        </w:rPr>
        <w:t xml:space="preserve">use the app </w:t>
      </w:r>
      <w:r w:rsidR="00993AB0" w:rsidRPr="005206D6">
        <w:rPr>
          <w:rFonts w:asciiTheme="minorBidi" w:hAnsiTheme="minorBidi"/>
          <w:sz w:val="22"/>
          <w:szCs w:val="21"/>
        </w:rPr>
        <w:t xml:space="preserve">daily. </w:t>
      </w:r>
    </w:p>
    <w:p w14:paraId="1A4C8C4B" w14:textId="2A72F99E" w:rsidR="00993AB0" w:rsidRPr="005206D6" w:rsidRDefault="00993AB0" w:rsidP="00730C64">
      <w:pPr>
        <w:pStyle w:val="ListParagraph"/>
        <w:numPr>
          <w:ilvl w:val="1"/>
          <w:numId w:val="38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lastRenderedPageBreak/>
        <w:t xml:space="preserve">The app must be able to track a user’s exercises </w:t>
      </w:r>
      <w:r w:rsidR="00094B0C" w:rsidRPr="005206D6">
        <w:rPr>
          <w:rFonts w:asciiTheme="minorBidi" w:hAnsiTheme="minorBidi"/>
          <w:sz w:val="22"/>
          <w:szCs w:val="21"/>
        </w:rPr>
        <w:t>3 times a day corresponding to the number of sets of exercises the user is required to complete.</w:t>
      </w:r>
    </w:p>
    <w:p w14:paraId="00ED2658" w14:textId="3B4F3758" w:rsidR="007F5528" w:rsidRPr="005206D6" w:rsidRDefault="007F5528" w:rsidP="00730C64">
      <w:pPr>
        <w:pStyle w:val="ListParagraph"/>
        <w:numPr>
          <w:ilvl w:val="0"/>
          <w:numId w:val="39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Robustness</w:t>
      </w:r>
    </w:p>
    <w:p w14:paraId="64A74A80" w14:textId="2C1DF41E" w:rsidR="00094B0C" w:rsidRPr="005206D6" w:rsidRDefault="00094B0C" w:rsidP="00730C64">
      <w:pPr>
        <w:pStyle w:val="ListParagraph"/>
        <w:numPr>
          <w:ilvl w:val="1"/>
          <w:numId w:val="39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must not </w:t>
      </w:r>
      <w:r w:rsidR="00D741B4" w:rsidRPr="005206D6">
        <w:rPr>
          <w:rFonts w:asciiTheme="minorBidi" w:hAnsiTheme="minorBidi"/>
          <w:sz w:val="22"/>
          <w:szCs w:val="21"/>
        </w:rPr>
        <w:t xml:space="preserve">crash when the user tries to register an invalid user. </w:t>
      </w:r>
    </w:p>
    <w:p w14:paraId="50B2F5E2" w14:textId="03E69B0D" w:rsidR="00D741B4" w:rsidRPr="005206D6" w:rsidRDefault="00D741B4" w:rsidP="00730C64">
      <w:pPr>
        <w:pStyle w:val="ListParagraph"/>
        <w:numPr>
          <w:ilvl w:val="1"/>
          <w:numId w:val="39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must not crash when the user fails to authenticate and login. </w:t>
      </w:r>
    </w:p>
    <w:p w14:paraId="6796216E" w14:textId="0096C2C1" w:rsidR="007F5528" w:rsidRPr="005206D6" w:rsidRDefault="007F5528" w:rsidP="00730C64">
      <w:pPr>
        <w:pStyle w:val="ListParagraph"/>
        <w:numPr>
          <w:ilvl w:val="0"/>
          <w:numId w:val="40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Testability</w:t>
      </w:r>
    </w:p>
    <w:p w14:paraId="12780C78" w14:textId="216FFBC1" w:rsidR="00D741B4" w:rsidRPr="005206D6" w:rsidRDefault="00D741B4" w:rsidP="00730C64">
      <w:pPr>
        <w:pStyle w:val="ListParagraph"/>
        <w:numPr>
          <w:ilvl w:val="1"/>
          <w:numId w:val="40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</w:t>
      </w:r>
      <w:r w:rsidR="000E560B" w:rsidRPr="005206D6">
        <w:rPr>
          <w:rFonts w:asciiTheme="minorBidi" w:hAnsiTheme="minorBidi"/>
          <w:sz w:val="22"/>
          <w:szCs w:val="21"/>
        </w:rPr>
        <w:t xml:space="preserve">developer must be able to easily test the output </w:t>
      </w:r>
      <w:r w:rsidR="00EB4163" w:rsidRPr="005206D6">
        <w:rPr>
          <w:rFonts w:asciiTheme="minorBidi" w:hAnsiTheme="minorBidi"/>
          <w:sz w:val="22"/>
          <w:szCs w:val="21"/>
        </w:rPr>
        <w:t>when tracking the user’s exercise completion and give verbose, accurate feedback</w:t>
      </w:r>
      <w:r w:rsidR="000E560B" w:rsidRPr="005206D6">
        <w:rPr>
          <w:rFonts w:asciiTheme="minorBidi" w:hAnsiTheme="minorBidi"/>
          <w:sz w:val="22"/>
          <w:szCs w:val="21"/>
        </w:rPr>
        <w:t xml:space="preserve"> </w:t>
      </w:r>
      <w:r w:rsidR="00EB4163" w:rsidRPr="005206D6">
        <w:rPr>
          <w:rFonts w:asciiTheme="minorBidi" w:hAnsiTheme="minorBidi"/>
          <w:sz w:val="22"/>
          <w:szCs w:val="21"/>
        </w:rPr>
        <w:t xml:space="preserve">on the user’s exercise form. </w:t>
      </w:r>
    </w:p>
    <w:p w14:paraId="25C58670" w14:textId="1E56F873" w:rsidR="007F5528" w:rsidRPr="005206D6" w:rsidRDefault="007F5528" w:rsidP="00730C64">
      <w:pPr>
        <w:pStyle w:val="ListParagraph"/>
        <w:numPr>
          <w:ilvl w:val="0"/>
          <w:numId w:val="40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Usability</w:t>
      </w:r>
    </w:p>
    <w:p w14:paraId="3DAC2423" w14:textId="617ED441" w:rsidR="00274B62" w:rsidRPr="005206D6" w:rsidRDefault="00EB4163" w:rsidP="00730C64">
      <w:pPr>
        <w:pStyle w:val="ListParagraph"/>
        <w:numPr>
          <w:ilvl w:val="1"/>
          <w:numId w:val="40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The app </w:t>
      </w:r>
      <w:r w:rsidR="00A262F4" w:rsidRPr="005206D6">
        <w:rPr>
          <w:rFonts w:asciiTheme="minorBidi" w:hAnsiTheme="minorBidi"/>
          <w:sz w:val="22"/>
          <w:szCs w:val="21"/>
        </w:rPr>
        <w:t xml:space="preserve">must function on different devices, and the user should have their information stored in the database </w:t>
      </w:r>
      <w:r w:rsidR="00407BBF" w:rsidRPr="005206D6">
        <w:rPr>
          <w:rFonts w:asciiTheme="minorBidi" w:hAnsiTheme="minorBidi"/>
          <w:sz w:val="22"/>
          <w:szCs w:val="21"/>
        </w:rPr>
        <w:t xml:space="preserve">so that they can maintain and track their information on different devices. </w:t>
      </w:r>
    </w:p>
    <w:p w14:paraId="227BB2C4" w14:textId="4EBA0C6E" w:rsidR="008C66F1" w:rsidRDefault="00274B62" w:rsidP="007610D5">
      <w:pPr>
        <w:pStyle w:val="Heading2"/>
      </w:pPr>
      <w:bookmarkStart w:id="63" w:name="_Toc439994694"/>
      <w:bookmarkStart w:id="64" w:name="_Toc118644334"/>
      <w:r>
        <w:t>Business Rules</w:t>
      </w:r>
      <w:bookmarkEnd w:id="63"/>
      <w:bookmarkEnd w:id="64"/>
    </w:p>
    <w:p w14:paraId="6F6F0AFC" w14:textId="36A7F475" w:rsidR="007610D5" w:rsidRPr="005206D6" w:rsidRDefault="007610D5" w:rsidP="007610D5">
      <w:pPr>
        <w:pStyle w:val="ListParagraph"/>
        <w:numPr>
          <w:ilvl w:val="0"/>
          <w:numId w:val="41"/>
        </w:numPr>
        <w:rPr>
          <w:rFonts w:asciiTheme="minorBidi" w:hAnsiTheme="minorBidi"/>
          <w:sz w:val="22"/>
          <w:szCs w:val="21"/>
        </w:rPr>
      </w:pPr>
      <w:bookmarkStart w:id="65" w:name="_Toc439994696"/>
      <w:r w:rsidRPr="005206D6">
        <w:rPr>
          <w:rFonts w:asciiTheme="minorBidi" w:hAnsiTheme="minorBidi"/>
          <w:sz w:val="22"/>
          <w:szCs w:val="21"/>
        </w:rPr>
        <w:t>Users</w:t>
      </w:r>
    </w:p>
    <w:p w14:paraId="6A7069A2" w14:textId="46A7A31F" w:rsidR="007610D5" w:rsidRPr="005206D6" w:rsidRDefault="007610D5" w:rsidP="007610D5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Register account</w:t>
      </w:r>
    </w:p>
    <w:p w14:paraId="6E57843A" w14:textId="7479A60A" w:rsidR="00025CB7" w:rsidRPr="005206D6" w:rsidRDefault="00025CB7" w:rsidP="007610D5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View </w:t>
      </w:r>
      <w:r w:rsidR="00FD45B3" w:rsidRPr="005206D6">
        <w:rPr>
          <w:rFonts w:asciiTheme="minorBidi" w:hAnsiTheme="minorBidi"/>
          <w:sz w:val="22"/>
          <w:szCs w:val="21"/>
        </w:rPr>
        <w:t>user</w:t>
      </w:r>
      <w:r w:rsidRPr="005206D6">
        <w:rPr>
          <w:rFonts w:asciiTheme="minorBidi" w:hAnsiTheme="minorBidi"/>
          <w:sz w:val="22"/>
          <w:szCs w:val="21"/>
        </w:rPr>
        <w:t xml:space="preserve"> data</w:t>
      </w:r>
    </w:p>
    <w:p w14:paraId="6048BE87" w14:textId="54E9A63F" w:rsidR="00025CB7" w:rsidRPr="005206D6" w:rsidRDefault="00025CB7" w:rsidP="007610D5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 xml:space="preserve">Modify </w:t>
      </w:r>
      <w:r w:rsidR="00FD45B3" w:rsidRPr="005206D6">
        <w:rPr>
          <w:rFonts w:asciiTheme="minorBidi" w:hAnsiTheme="minorBidi"/>
          <w:sz w:val="22"/>
          <w:szCs w:val="21"/>
        </w:rPr>
        <w:t>user</w:t>
      </w:r>
      <w:r w:rsidRPr="005206D6">
        <w:rPr>
          <w:rFonts w:asciiTheme="minorBidi" w:hAnsiTheme="minorBidi"/>
          <w:sz w:val="22"/>
          <w:szCs w:val="21"/>
        </w:rPr>
        <w:t xml:space="preserve"> data</w:t>
      </w:r>
    </w:p>
    <w:p w14:paraId="3ABCA7A1" w14:textId="1056AB63" w:rsidR="00FD45B3" w:rsidRPr="005206D6" w:rsidRDefault="00FD45B3" w:rsidP="00FD45B3">
      <w:pPr>
        <w:pStyle w:val="ListParagraph"/>
        <w:numPr>
          <w:ilvl w:val="0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Developers</w:t>
      </w:r>
    </w:p>
    <w:p w14:paraId="36CEB194" w14:textId="11477D9F" w:rsidR="00FD45B3" w:rsidRPr="005206D6" w:rsidRDefault="00FD45B3" w:rsidP="00FD45B3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Manage data fields</w:t>
      </w:r>
    </w:p>
    <w:p w14:paraId="55F97D9E" w14:textId="1CD5B69A" w:rsidR="00FD45B3" w:rsidRPr="005206D6" w:rsidRDefault="00FD45B3" w:rsidP="00FD45B3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Develop source code</w:t>
      </w:r>
    </w:p>
    <w:p w14:paraId="7C0C8F30" w14:textId="70164480" w:rsidR="00FD45B3" w:rsidRPr="005206D6" w:rsidRDefault="00FD45B3" w:rsidP="00FD45B3">
      <w:pPr>
        <w:pStyle w:val="ListParagraph"/>
        <w:numPr>
          <w:ilvl w:val="1"/>
          <w:numId w:val="41"/>
        </w:numPr>
        <w:rPr>
          <w:rFonts w:asciiTheme="minorBidi" w:hAnsiTheme="minorBidi"/>
          <w:sz w:val="22"/>
          <w:szCs w:val="21"/>
        </w:rPr>
      </w:pPr>
      <w:r w:rsidRPr="005206D6">
        <w:rPr>
          <w:rFonts w:asciiTheme="minorBidi" w:hAnsiTheme="minorBidi"/>
          <w:sz w:val="22"/>
          <w:szCs w:val="21"/>
        </w:rPr>
        <w:t>Troubleshoot bug fixes</w:t>
      </w:r>
    </w:p>
    <w:p w14:paraId="5DB7F206" w14:textId="77777777" w:rsidR="00876776" w:rsidRDefault="00876776">
      <w:pPr>
        <w:spacing w:line="240" w:lineRule="auto"/>
        <w:rPr>
          <w:b/>
          <w:sz w:val="36"/>
        </w:rPr>
      </w:pPr>
      <w:r>
        <w:br w:type="page"/>
      </w:r>
    </w:p>
    <w:p w14:paraId="407FD960" w14:textId="30BD000E" w:rsidR="00274B62" w:rsidRDefault="00274B62" w:rsidP="005206D6">
      <w:pPr>
        <w:pStyle w:val="Heading1"/>
        <w:numPr>
          <w:ilvl w:val="0"/>
          <w:numId w:val="0"/>
        </w:numPr>
      </w:pPr>
      <w:bookmarkStart w:id="66" w:name="_Toc118644335"/>
      <w:r>
        <w:lastRenderedPageBreak/>
        <w:t>Appendix A: Glossary</w:t>
      </w:r>
      <w:bookmarkEnd w:id="65"/>
      <w:bookmarkEnd w:id="66"/>
    </w:p>
    <w:tbl>
      <w:tblPr>
        <w:tblStyle w:val="TableGrid"/>
        <w:tblW w:w="9465" w:type="dxa"/>
        <w:tblLayout w:type="fixed"/>
        <w:tblLook w:val="04A0" w:firstRow="1" w:lastRow="0" w:firstColumn="1" w:lastColumn="0" w:noHBand="0" w:noVBand="1"/>
      </w:tblPr>
      <w:tblGrid>
        <w:gridCol w:w="2685"/>
        <w:gridCol w:w="6780"/>
      </w:tblGrid>
      <w:tr w:rsidR="000A511F" w14:paraId="28663640" w14:textId="77777777">
        <w:tc>
          <w:tcPr>
            <w:tcW w:w="2685" w:type="dxa"/>
          </w:tcPr>
          <w:p w14:paraId="27A1902C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</w:rPr>
            </w:pPr>
            <w:bookmarkStart w:id="67" w:name="_Toc439994697"/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Term</w:t>
            </w:r>
          </w:p>
        </w:tc>
        <w:tc>
          <w:tcPr>
            <w:tcW w:w="6780" w:type="dxa"/>
          </w:tcPr>
          <w:p w14:paraId="7C24BCA6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Definition</w:t>
            </w:r>
          </w:p>
        </w:tc>
      </w:tr>
      <w:tr w:rsidR="000A511F" w14:paraId="551ECE63" w14:textId="77777777">
        <w:tc>
          <w:tcPr>
            <w:tcW w:w="2685" w:type="dxa"/>
          </w:tcPr>
          <w:p w14:paraId="743BF828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IPPT</w:t>
            </w:r>
          </w:p>
        </w:tc>
        <w:tc>
          <w:tcPr>
            <w:tcW w:w="6780" w:type="dxa"/>
          </w:tcPr>
          <w:p w14:paraId="3BAC1E9A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Individual Physical Proficiency Test. An annual fitness test administered to Singaporeans males who have undergone National Service and are between the ages 18 to 45 years old.</w:t>
            </w:r>
          </w:p>
        </w:tc>
      </w:tr>
      <w:tr w:rsidR="000A511F" w14:paraId="2270D7EE" w14:textId="77777777">
        <w:tc>
          <w:tcPr>
            <w:tcW w:w="2685" w:type="dxa"/>
          </w:tcPr>
          <w:p w14:paraId="19E0A101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Fitness ability</w:t>
            </w:r>
          </w:p>
        </w:tc>
        <w:tc>
          <w:tcPr>
            <w:tcW w:w="6780" w:type="dxa"/>
          </w:tcPr>
          <w:p w14:paraId="598D7290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Refers to a collection of repetition of push-ups within a minute, repetition of sit-ups within a minute, and duration for a 2.4km run timing</w:t>
            </w:r>
          </w:p>
        </w:tc>
      </w:tr>
      <w:tr w:rsidR="000A511F" w14:paraId="1D7FFBC2" w14:textId="77777777">
        <w:tc>
          <w:tcPr>
            <w:tcW w:w="2685" w:type="dxa"/>
          </w:tcPr>
          <w:p w14:paraId="5E18823A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IPPT score</w:t>
            </w:r>
          </w:p>
        </w:tc>
        <w:tc>
          <w:tcPr>
            <w:tcW w:w="6780" w:type="dxa"/>
          </w:tcPr>
          <w:p w14:paraId="6D48D0D2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Measured using a standardized IPPT scoring metrics which depends on the user’s fitness ability and adjusts for the age of individuals.</w:t>
            </w:r>
          </w:p>
        </w:tc>
      </w:tr>
      <w:tr w:rsidR="000A511F" w14:paraId="74833B09" w14:textId="77777777">
        <w:tc>
          <w:tcPr>
            <w:tcW w:w="2685" w:type="dxa"/>
          </w:tcPr>
          <w:p w14:paraId="51E9F181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IPPT grade</w:t>
            </w:r>
          </w:p>
        </w:tc>
        <w:tc>
          <w:tcPr>
            <w:tcW w:w="6780" w:type="dxa"/>
          </w:tcPr>
          <w:p w14:paraId="16E2CC44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Pass, Pass with Incentives, Silver or Gold</w:t>
            </w:r>
          </w:p>
          <w:p w14:paraId="15C2FD7C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Grade awarded according the standardized IPPT grading system which solely depends on the IPPT score</w:t>
            </w:r>
          </w:p>
        </w:tc>
      </w:tr>
      <w:tr w:rsidR="000A511F" w14:paraId="57BE8CD7" w14:textId="77777777">
        <w:tc>
          <w:tcPr>
            <w:tcW w:w="2685" w:type="dxa"/>
          </w:tcPr>
          <w:p w14:paraId="697CC2ED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IPPT test date</w:t>
            </w:r>
          </w:p>
        </w:tc>
        <w:tc>
          <w:tcPr>
            <w:tcW w:w="6780" w:type="dxa"/>
          </w:tcPr>
          <w:p w14:paraId="724EE545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The date of the user’s IPPT test date is determined by the day before his date of birth.</w:t>
            </w:r>
          </w:p>
        </w:tc>
      </w:tr>
      <w:tr w:rsidR="000A511F" w14:paraId="3D69E951" w14:textId="77777777">
        <w:tc>
          <w:tcPr>
            <w:tcW w:w="2685" w:type="dxa"/>
          </w:tcPr>
          <w:p w14:paraId="442DE8D9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API</w:t>
            </w:r>
          </w:p>
        </w:tc>
        <w:tc>
          <w:tcPr>
            <w:tcW w:w="6780" w:type="dxa"/>
          </w:tcPr>
          <w:p w14:paraId="304AB762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Refers to application programming interface, which is a set of definitions and protocols for building and integrating application software.</w:t>
            </w:r>
          </w:p>
        </w:tc>
      </w:tr>
      <w:tr w:rsidR="000A511F" w14:paraId="27F13068" w14:textId="77777777">
        <w:tc>
          <w:tcPr>
            <w:tcW w:w="2685" w:type="dxa"/>
          </w:tcPr>
          <w:p w14:paraId="2328A38A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Exercise venue</w:t>
            </w:r>
          </w:p>
        </w:tc>
        <w:tc>
          <w:tcPr>
            <w:tcW w:w="6780" w:type="dxa"/>
          </w:tcPr>
          <w:p w14:paraId="6916BA2D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Refers to parks, training facilities and gyms.</w:t>
            </w:r>
          </w:p>
        </w:tc>
      </w:tr>
      <w:tr w:rsidR="000A511F" w14:paraId="1E268F5F" w14:textId="77777777">
        <w:tc>
          <w:tcPr>
            <w:tcW w:w="2685" w:type="dxa"/>
          </w:tcPr>
          <w:p w14:paraId="6ADADA5F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Correct form</w:t>
            </w:r>
          </w:p>
        </w:tc>
        <w:tc>
          <w:tcPr>
            <w:tcW w:w="6780" w:type="dxa"/>
          </w:tcPr>
          <w:p w14:paraId="68F8717C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Refers to IPPT’s standard for a push-up or a sit-up respectively.</w:t>
            </w:r>
          </w:p>
        </w:tc>
      </w:tr>
      <w:tr w:rsidR="000A511F" w14:paraId="175173C1" w14:textId="77777777">
        <w:tc>
          <w:tcPr>
            <w:tcW w:w="2685" w:type="dxa"/>
          </w:tcPr>
          <w:p w14:paraId="4856E383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Distance/Nearest</w:t>
            </w:r>
          </w:p>
        </w:tc>
        <w:tc>
          <w:tcPr>
            <w:tcW w:w="6780" w:type="dxa"/>
          </w:tcPr>
          <w:p w14:paraId="4862F4AD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Euclidean distance will be used for distance measurement requirements of the app.</w:t>
            </w:r>
          </w:p>
        </w:tc>
      </w:tr>
      <w:tr w:rsidR="000A511F" w14:paraId="243FB993" w14:textId="77777777">
        <w:tc>
          <w:tcPr>
            <w:tcW w:w="2685" w:type="dxa"/>
          </w:tcPr>
          <w:p w14:paraId="2AD283F6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Database</w:t>
            </w:r>
          </w:p>
        </w:tc>
        <w:tc>
          <w:tcPr>
            <w:tcW w:w="6780" w:type="dxa"/>
          </w:tcPr>
          <w:p w14:paraId="691D4DD4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Refers to an organised collection of structured information, or data, typically stored electronically in a server.</w:t>
            </w:r>
          </w:p>
        </w:tc>
      </w:tr>
      <w:tr w:rsidR="000A511F" w14:paraId="73B4461F" w14:textId="77777777">
        <w:tc>
          <w:tcPr>
            <w:tcW w:w="2685" w:type="dxa"/>
          </w:tcPr>
          <w:p w14:paraId="3BBF0409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Record</w:t>
            </w:r>
          </w:p>
        </w:tc>
        <w:tc>
          <w:tcPr>
            <w:tcW w:w="6780" w:type="dxa"/>
          </w:tcPr>
          <w:p w14:paraId="2A0A99A0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Writing to a cloud database</w:t>
            </w:r>
          </w:p>
        </w:tc>
      </w:tr>
      <w:tr w:rsidR="000A511F" w14:paraId="24AE7203" w14:textId="77777777">
        <w:tc>
          <w:tcPr>
            <w:tcW w:w="2685" w:type="dxa"/>
          </w:tcPr>
          <w:p w14:paraId="65F2F989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Strava</w:t>
            </w:r>
          </w:p>
        </w:tc>
        <w:tc>
          <w:tcPr>
            <w:tcW w:w="6780" w:type="dxa"/>
          </w:tcPr>
          <w:p w14:paraId="355BFABA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A well-known external mobile application that users use to track user’s running information such as distance and duration.</w:t>
            </w:r>
          </w:p>
        </w:tc>
      </w:tr>
      <w:tr w:rsidR="000A511F" w14:paraId="5FFCC7E9" w14:textId="77777777">
        <w:tc>
          <w:tcPr>
            <w:tcW w:w="2685" w:type="dxa"/>
          </w:tcPr>
          <w:p w14:paraId="535898A8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sz w:val="22"/>
                <w:szCs w:val="22"/>
              </w:rPr>
              <w:t>Appropriate repetition</w:t>
            </w:r>
          </w:p>
        </w:tc>
        <w:tc>
          <w:tcPr>
            <w:tcW w:w="6780" w:type="dxa"/>
          </w:tcPr>
          <w:p w14:paraId="08E54E62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Recommended fitness ability must be reasonable for the user to accomplish without being too ambitious while ensuring users are progressively challenged to improve through the usage of the exercise algorithm</w:t>
            </w:r>
          </w:p>
        </w:tc>
      </w:tr>
      <w:tr w:rsidR="000A511F" w14:paraId="5907E6F5" w14:textId="77777777">
        <w:tc>
          <w:tcPr>
            <w:tcW w:w="2685" w:type="dxa"/>
          </w:tcPr>
          <w:p w14:paraId="7F8E2C54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Exercise algorithm</w:t>
            </w:r>
          </w:p>
          <w:p w14:paraId="0C4787EF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sz w:val="22"/>
                <w:szCs w:val="22"/>
              </w:rPr>
            </w:pPr>
          </w:p>
        </w:tc>
        <w:tc>
          <w:tcPr>
            <w:tcW w:w="6780" w:type="dxa"/>
          </w:tcPr>
          <w:p w14:paraId="2F368137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A function that considers the user’s past fitness abilities while taking into consideration his target fitness level and duration to his IPPT test, to recommend the appropriate target fitness ability.</w:t>
            </w:r>
          </w:p>
        </w:tc>
      </w:tr>
      <w:tr w:rsidR="000A511F" w14:paraId="09891E32" w14:textId="77777777">
        <w:tc>
          <w:tcPr>
            <w:tcW w:w="2685" w:type="dxa"/>
          </w:tcPr>
          <w:p w14:paraId="1F3425E3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Workout</w:t>
            </w:r>
          </w:p>
        </w:tc>
        <w:tc>
          <w:tcPr>
            <w:tcW w:w="6780" w:type="dxa"/>
          </w:tcPr>
          <w:p w14:paraId="2E9E49FC" w14:textId="77777777" w:rsidR="000A511F" w:rsidRPr="005206D6" w:rsidRDefault="000A511F">
            <w:pPr>
              <w:spacing w:line="259" w:lineRule="auto"/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</w:pPr>
            <w:r w:rsidRPr="005206D6">
              <w:rPr>
                <w:rFonts w:asciiTheme="minorBidi" w:hAnsiTheme="minorBidi" w:cstheme="minorBidi"/>
                <w:color w:val="000000" w:themeColor="text1"/>
                <w:sz w:val="22"/>
                <w:szCs w:val="22"/>
                <w:lang w:val="en-SG"/>
              </w:rPr>
              <w:t>A collection of different exercises a user can perform to improve his fitness ability.</w:t>
            </w:r>
          </w:p>
        </w:tc>
      </w:tr>
    </w:tbl>
    <w:p w14:paraId="70211011" w14:textId="77777777" w:rsidR="009578C0" w:rsidRDefault="000A511F" w:rsidP="00FD45B3">
      <w:pPr>
        <w:pStyle w:val="TOCEntry"/>
      </w:pPr>
      <w:r>
        <w:br/>
      </w:r>
    </w:p>
    <w:p w14:paraId="2020F4A4" w14:textId="77777777" w:rsidR="009578C0" w:rsidRDefault="009578C0">
      <w:pPr>
        <w:spacing w:line="240" w:lineRule="auto"/>
        <w:rPr>
          <w:b/>
          <w:sz w:val="36"/>
        </w:rPr>
      </w:pPr>
      <w:r>
        <w:br w:type="page"/>
      </w:r>
    </w:p>
    <w:p w14:paraId="2C844F16" w14:textId="3F725483" w:rsidR="00274B62" w:rsidRDefault="00274B62" w:rsidP="005206D6">
      <w:pPr>
        <w:pStyle w:val="Heading1"/>
        <w:numPr>
          <w:ilvl w:val="0"/>
          <w:numId w:val="0"/>
        </w:numPr>
      </w:pPr>
      <w:bookmarkStart w:id="68" w:name="_Toc118644336"/>
      <w:r>
        <w:lastRenderedPageBreak/>
        <w:t>Appendix B: Analysis Models</w:t>
      </w:r>
      <w:bookmarkEnd w:id="67"/>
      <w:bookmarkEnd w:id="68"/>
    </w:p>
    <w:p w14:paraId="5B23BD82" w14:textId="5A4F4D56" w:rsidR="00274B62" w:rsidRDefault="009578C0" w:rsidP="00FD45B3">
      <w:pPr>
        <w:pStyle w:val="TOCEntry"/>
      </w:pPr>
      <w:r>
        <w:fldChar w:fldCharType="begin"/>
      </w:r>
      <w:r>
        <w:instrText xml:space="preserve"> INCLUDEPICTURE "https://raw.githubusercontent.com/aaronchualala/Fitbuds/main/submissions/lab2/(MY)%20Class%20Diagram%2025%20Oct.png" \* MERGEFORMATINET </w:instrText>
      </w:r>
      <w:r>
        <w:fldChar w:fldCharType="separate"/>
      </w:r>
      <w:bookmarkStart w:id="69" w:name="_Toc118631397"/>
      <w:bookmarkStart w:id="70" w:name="_Toc118644337"/>
      <w:r>
        <w:rPr>
          <w:noProof/>
        </w:rPr>
        <w:drawing>
          <wp:inline distT="0" distB="0" distL="0" distR="0" wp14:anchorId="39184A90" wp14:editId="33AFC311">
            <wp:extent cx="7653455" cy="3715670"/>
            <wp:effectExtent l="25717" t="37783" r="30798" b="30797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3455" cy="37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bookmarkEnd w:id="69"/>
      <w:bookmarkEnd w:id="70"/>
      <w:r>
        <w:fldChar w:fldCharType="end"/>
      </w:r>
    </w:p>
    <w:sectPr w:rsidR="00274B62">
      <w:headerReference w:type="default" r:id="rId3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4" w:author="#WONG YU FEI#" w:date="2022-10-29T15:05:00Z" w:initials="#F">
    <w:p w14:paraId="5DAFA5CD" w14:textId="77777777" w:rsidR="00890982" w:rsidRDefault="00890982" w:rsidP="00890982">
      <w:r>
        <w:t>the app must prompt for the user username and password when the user logs in</w:t>
      </w:r>
      <w:r>
        <w:annotationRef/>
      </w:r>
    </w:p>
  </w:comment>
  <w:comment w:id="45" w:author="#WONG YU FEI#" w:date="2022-10-27T12:01:00Z" w:initials="#F">
    <w:p w14:paraId="3678A3E8" w14:textId="77777777" w:rsidR="00890982" w:rsidRDefault="00890982" w:rsidP="00890982">
      <w:r>
        <w:t>real name or username?</w:t>
      </w:r>
      <w:r>
        <w:annotationRef/>
      </w:r>
    </w:p>
  </w:comment>
  <w:comment w:id="46" w:author="#WONG YU FEI#" w:date="2022-10-27T12:02:00Z" w:initials="#F">
    <w:p w14:paraId="4D34CD7A" w14:textId="77777777" w:rsidR="00890982" w:rsidRDefault="00890982" w:rsidP="00890982">
      <w:r>
        <w:t>need to be unique?</w:t>
      </w:r>
      <w:r>
        <w:annotationRef/>
      </w:r>
    </w:p>
    <w:p w14:paraId="7DBBA51F" w14:textId="77777777" w:rsidR="00890982" w:rsidRDefault="00890982" w:rsidP="00890982"/>
  </w:comment>
  <w:comment w:id="49" w:author="#WONG YU FEI#" w:date="2022-10-29T16:58:00Z" w:initials="#F">
    <w:p w14:paraId="33E10DC4" w14:textId="77777777" w:rsidR="00EB35D9" w:rsidRDefault="00EB35D9" w:rsidP="00EB35D9">
      <w:r>
        <w:t>we coding this?</w:t>
      </w:r>
      <w:r>
        <w:annotationRef/>
      </w:r>
      <w:r>
        <w:rPr>
          <w:rStyle w:val="CommentReference"/>
        </w:rPr>
        <w:annotationRef/>
      </w:r>
    </w:p>
  </w:comment>
  <w:comment w:id="51" w:author="#WONG YU FEI#" w:date="2022-10-29T15:10:00Z" w:initials="#F">
    <w:p w14:paraId="5D051320" w14:textId="77777777" w:rsidR="003B4C51" w:rsidRDefault="003B4C51" w:rsidP="003B4C51">
      <w:r>
        <w:t>match this to current implementation</w:t>
      </w:r>
      <w: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AFA5CD" w15:done="1"/>
  <w15:commentEx w15:paraId="3678A3E8" w15:done="1"/>
  <w15:commentEx w15:paraId="7DBBA51F" w15:paraIdParent="3678A3E8" w15:done="1"/>
  <w15:commentEx w15:paraId="33E10DC4" w15:done="1"/>
  <w15:commentEx w15:paraId="5D05132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EB9B960" w16cex:dateUtc="2022-10-29T07:05:00Z"/>
  <w16cex:commentExtensible w16cex:durableId="63BF062B" w16cex:dateUtc="2022-10-27T04:01:00Z"/>
  <w16cex:commentExtensible w16cex:durableId="3DE5682A" w16cex:dateUtc="2022-10-27T04:02:00Z"/>
  <w16cex:commentExtensible w16cex:durableId="46C1872F" w16cex:dateUtc="2022-10-29T08:58:00Z"/>
  <w16cex:commentExtensible w16cex:durableId="7F4405F7" w16cex:dateUtc="2022-10-29T07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AFA5CD" w16cid:durableId="4EB9B960"/>
  <w16cid:commentId w16cid:paraId="3678A3E8" w16cid:durableId="63BF062B"/>
  <w16cid:commentId w16cid:paraId="7DBBA51F" w16cid:durableId="3DE5682A"/>
  <w16cid:commentId w16cid:paraId="33E10DC4" w16cid:durableId="46C1872F"/>
  <w16cid:commentId w16cid:paraId="5D051320" w16cid:durableId="7F4405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7A9B4" w14:textId="77777777" w:rsidR="00074EC6" w:rsidRDefault="00074EC6">
      <w:pPr>
        <w:spacing w:line="240" w:lineRule="auto"/>
      </w:pPr>
      <w:r>
        <w:separator/>
      </w:r>
    </w:p>
  </w:endnote>
  <w:endnote w:type="continuationSeparator" w:id="0">
    <w:p w14:paraId="7E747DAB" w14:textId="77777777" w:rsidR="00074EC6" w:rsidRDefault="00074EC6">
      <w:pPr>
        <w:spacing w:line="240" w:lineRule="auto"/>
      </w:pPr>
      <w:r>
        <w:continuationSeparator/>
      </w:r>
    </w:p>
  </w:endnote>
  <w:endnote w:type="continuationNotice" w:id="1">
    <w:p w14:paraId="412D607D" w14:textId="77777777" w:rsidR="00074EC6" w:rsidRDefault="00074EC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D053D" w14:textId="77777777" w:rsidR="00274B62" w:rsidRDefault="00274B62">
    <w:pPr>
      <w:pStyle w:val="Footer"/>
      <w:jc w:val="center"/>
    </w:pPr>
    <w:r>
      <w:t xml:space="preserve">Copyright © 1999 by Karl E. </w:t>
    </w:r>
    <w:proofErr w:type="spellStart"/>
    <w:r>
      <w:t>Wiegers</w:t>
    </w:r>
    <w:proofErr w:type="spellEnd"/>
    <w:r>
      <w:t>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60D1B" w14:textId="77777777" w:rsidR="00274B62" w:rsidRDefault="00274B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94A6A" w14:textId="77777777" w:rsidR="00074EC6" w:rsidRDefault="00074EC6">
      <w:pPr>
        <w:spacing w:line="240" w:lineRule="auto"/>
      </w:pPr>
      <w:r>
        <w:separator/>
      </w:r>
    </w:p>
  </w:footnote>
  <w:footnote w:type="continuationSeparator" w:id="0">
    <w:p w14:paraId="11154359" w14:textId="77777777" w:rsidR="00074EC6" w:rsidRDefault="00074EC6">
      <w:pPr>
        <w:spacing w:line="240" w:lineRule="auto"/>
      </w:pPr>
      <w:r>
        <w:continuationSeparator/>
      </w:r>
    </w:p>
  </w:footnote>
  <w:footnote w:type="continuationNotice" w:id="1">
    <w:p w14:paraId="687929E1" w14:textId="77777777" w:rsidR="00074EC6" w:rsidRDefault="00074EC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71652" w14:textId="532E4B03" w:rsidR="00274B62" w:rsidRDefault="00274B62">
    <w:pPr>
      <w:pStyle w:val="Header"/>
    </w:pPr>
    <w:r>
      <w:t>Software</w:t>
    </w:r>
    <w:r>
      <w:rPr>
        <w:sz w:val="24"/>
      </w:rPr>
      <w:t xml:space="preserve"> </w:t>
    </w:r>
    <w:r>
      <w:t xml:space="preserve">Requirements Specification for </w:t>
    </w:r>
    <w:proofErr w:type="spellStart"/>
    <w:r w:rsidR="00410193">
      <w:t>FitBud</w:t>
    </w:r>
    <w:proofErr w:type="spellEnd"/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F8024B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F7A91" w14:textId="78442E31" w:rsidR="00274B62" w:rsidRDefault="00274B62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proofErr w:type="spellStart"/>
    <w:r w:rsidR="00410193">
      <w:t>FitBud</w:t>
    </w:r>
    <w:proofErr w:type="spellEnd"/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F8024B">
      <w:rPr>
        <w:noProof/>
      </w:rPr>
      <w:t>6</w:t>
    </w:r>
    <w: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zyua+Vh7RwGlj" int2:id="5jpJXQFv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8A2"/>
    <w:multiLevelType w:val="hybridMultilevel"/>
    <w:tmpl w:val="48FC70E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5C60EC"/>
    <w:multiLevelType w:val="hybridMultilevel"/>
    <w:tmpl w:val="56D221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B2481"/>
    <w:multiLevelType w:val="hybridMultilevel"/>
    <w:tmpl w:val="56DC9370"/>
    <w:lvl w:ilvl="0" w:tplc="FFFFFFFF">
      <w:start w:val="1"/>
      <w:numFmt w:val="decimal"/>
      <w:lvlText w:val="%1."/>
      <w:lvlJc w:val="left"/>
      <w:pPr>
        <w:ind w:left="787" w:hanging="360"/>
      </w:p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" w15:restartNumberingAfterBreak="0">
    <w:nsid w:val="0F6B2410"/>
    <w:multiLevelType w:val="hybridMultilevel"/>
    <w:tmpl w:val="B7B8B932"/>
    <w:lvl w:ilvl="0" w:tplc="D630AAD2">
      <w:start w:val="4"/>
      <w:numFmt w:val="bullet"/>
      <w:lvlText w:val="-"/>
      <w:lvlJc w:val="left"/>
      <w:pPr>
        <w:ind w:left="994" w:hanging="360"/>
      </w:pPr>
      <w:rPr>
        <w:rFonts w:ascii="Times" w:eastAsia="Times New Roman" w:hAnsi="Times" w:cs="Times New Roman" w:hint="default"/>
      </w:rPr>
    </w:lvl>
    <w:lvl w:ilvl="1" w:tplc="08090003">
      <w:start w:val="1"/>
      <w:numFmt w:val="bullet"/>
      <w:lvlText w:val="o"/>
      <w:lvlJc w:val="left"/>
      <w:pPr>
        <w:ind w:left="1714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4" w15:restartNumberingAfterBreak="0">
    <w:nsid w:val="12D47B59"/>
    <w:multiLevelType w:val="hybridMultilevel"/>
    <w:tmpl w:val="92400F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671B9"/>
    <w:multiLevelType w:val="hybridMultilevel"/>
    <w:tmpl w:val="6826F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E549A"/>
    <w:multiLevelType w:val="multilevel"/>
    <w:tmpl w:val="2E70E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1E9C0CD8"/>
    <w:multiLevelType w:val="hybridMultilevel"/>
    <w:tmpl w:val="8F3A3282"/>
    <w:lvl w:ilvl="0" w:tplc="2F1470A0">
      <w:start w:val="1"/>
      <w:numFmt w:val="decimal"/>
      <w:lvlText w:val="%1."/>
      <w:lvlJc w:val="left"/>
      <w:pPr>
        <w:ind w:left="994" w:hanging="360"/>
      </w:pPr>
      <w:rPr>
        <w:rFonts w:ascii="Times" w:eastAsia="Times New Roman" w:hAnsi="Times" w:cs="Times New Roman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C3B5D"/>
    <w:multiLevelType w:val="hybridMultilevel"/>
    <w:tmpl w:val="4E267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61F1C"/>
    <w:multiLevelType w:val="multilevel"/>
    <w:tmpl w:val="2E70E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28836553"/>
    <w:multiLevelType w:val="hybridMultilevel"/>
    <w:tmpl w:val="FB26A8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14C11"/>
    <w:multiLevelType w:val="hybridMultilevel"/>
    <w:tmpl w:val="D1DA543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90531A"/>
    <w:multiLevelType w:val="hybridMultilevel"/>
    <w:tmpl w:val="5EBE1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95D7F"/>
    <w:multiLevelType w:val="multilevel"/>
    <w:tmpl w:val="7B5294E2"/>
    <w:lvl w:ilvl="0">
      <w:start w:val="1"/>
      <w:numFmt w:val="decimal"/>
      <w:pStyle w:val="Heading1"/>
      <w:lvlText w:val="%1."/>
      <w:legacy w:legacy="1" w:legacySpace="360" w:legacyIndent="0"/>
      <w:lvlJc w:val="left"/>
    </w:lvl>
    <w:lvl w:ilvl="1">
      <w:start w:val="1"/>
      <w:numFmt w:val="decimal"/>
      <w:pStyle w:val="Heading2"/>
      <w:lvlText w:val="%1.%2"/>
      <w:legacy w:legacy="1" w:legacySpace="360" w:legacyIndent="0"/>
      <w:lvlJc w:val="left"/>
      <w:rPr>
        <w:rFonts w:hint="default"/>
      </w:rPr>
    </w:lvl>
    <w:lvl w:ilvl="2">
      <w:start w:val="1"/>
      <w:numFmt w:val="decimal"/>
      <w:pStyle w:val="Heading3"/>
      <w:lvlText w:val="%1.%2.%3"/>
      <w:legacy w:legacy="1" w:legacySpace="360" w:legacyIndent="0"/>
      <w:lvlJc w:val="left"/>
      <w:rPr>
        <w:rFonts w:hint="default"/>
      </w:rPr>
    </w:lvl>
    <w:lvl w:ilvl="3">
      <w:start w:val="1"/>
      <w:numFmt w:val="decimal"/>
      <w:pStyle w:val="Heading4"/>
      <w:lvlText w:val="%1.%2.%3.%4"/>
      <w:legacy w:legacy="1" w:legacySpace="360" w:legacyIndent="0"/>
      <w:lvlJc w:val="left"/>
      <w:rPr>
        <w:rFonts w:hint="default"/>
      </w:rPr>
    </w:lvl>
    <w:lvl w:ilvl="4">
      <w:start w:val="1"/>
      <w:numFmt w:val="decimal"/>
      <w:pStyle w:val="Heading5"/>
      <w:lvlText w:val="%1.%2.%3.%4.%5"/>
      <w:legacy w:legacy="1" w:legacySpace="360" w:legacyIndent="0"/>
      <w:lvlJc w:val="left"/>
      <w:rPr>
        <w:rFonts w:hint="default"/>
      </w:rPr>
    </w:lvl>
    <w:lvl w:ilvl="5">
      <w:start w:val="1"/>
      <w:numFmt w:val="decimal"/>
      <w:pStyle w:val="Heading6"/>
      <w:lvlText w:val="%1.%2.%3.%4.%5.%6"/>
      <w:legacy w:legacy="1" w:legacySpace="360" w:legacyIndent="0"/>
      <w:lvlJc w:val="left"/>
      <w:rPr>
        <w:rFonts w:hint="default"/>
      </w:rPr>
    </w:lvl>
    <w:lvl w:ilvl="6">
      <w:start w:val="1"/>
      <w:numFmt w:val="decimal"/>
      <w:pStyle w:val="Heading7"/>
      <w:lvlText w:val="%1.%2.%3.%4.%5.%6.%7"/>
      <w:legacy w:legacy="1" w:legacySpace="360" w:legacyIndent="0"/>
      <w:lvlJc w:val="left"/>
      <w:rPr>
        <w:rFonts w:hint="default"/>
      </w:rPr>
    </w:lvl>
    <w:lvl w:ilvl="7">
      <w:start w:val="1"/>
      <w:numFmt w:val="decimal"/>
      <w:pStyle w:val="Heading8"/>
      <w:lvlText w:val="%1.%2.%3.%4.%5.%6.%7.%8"/>
      <w:legacy w:legacy="1" w:legacySpace="360" w:legacyIndent="0"/>
      <w:lvlJc w:val="left"/>
      <w:rPr>
        <w:rFonts w:hint="default"/>
      </w:rPr>
    </w:lvl>
    <w:lvl w:ilvl="8">
      <w:start w:val="1"/>
      <w:numFmt w:val="decimal"/>
      <w:pStyle w:val="Heading9"/>
      <w:lvlText w:val="%1.%2.%3.%4.%5.%6.%7.%8.%9"/>
      <w:legacy w:legacy="1" w:legacySpace="360" w:legacyIndent="0"/>
      <w:lvlJc w:val="left"/>
      <w:rPr>
        <w:rFonts w:hint="default"/>
      </w:rPr>
    </w:lvl>
  </w:abstractNum>
  <w:abstractNum w:abstractNumId="14" w15:restartNumberingAfterBreak="0">
    <w:nsid w:val="33D07C1A"/>
    <w:multiLevelType w:val="hybridMultilevel"/>
    <w:tmpl w:val="87400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2672E"/>
    <w:multiLevelType w:val="hybridMultilevel"/>
    <w:tmpl w:val="92400F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A01BC"/>
    <w:multiLevelType w:val="hybridMultilevel"/>
    <w:tmpl w:val="ED36B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9059A"/>
    <w:multiLevelType w:val="hybridMultilevel"/>
    <w:tmpl w:val="A20AE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C77D03"/>
    <w:multiLevelType w:val="hybridMultilevel"/>
    <w:tmpl w:val="AFA020AA"/>
    <w:lvl w:ilvl="0" w:tplc="D630AAD2">
      <w:start w:val="4"/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B4CB4"/>
    <w:multiLevelType w:val="hybridMultilevel"/>
    <w:tmpl w:val="860AB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BC3636">
      <w:start w:val="4"/>
      <w:numFmt w:val="bullet"/>
      <w:lvlText w:val="-"/>
      <w:lvlJc w:val="left"/>
      <w:pPr>
        <w:ind w:left="2160" w:hanging="360"/>
      </w:pPr>
      <w:rPr>
        <w:rFonts w:ascii="Times" w:eastAsia="Times New Roman" w:hAnsi="Times" w:cs="Times New Roman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86AD7"/>
    <w:multiLevelType w:val="hybridMultilevel"/>
    <w:tmpl w:val="FBB01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73610"/>
    <w:multiLevelType w:val="hybridMultilevel"/>
    <w:tmpl w:val="ED36B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345E6"/>
    <w:multiLevelType w:val="multilevel"/>
    <w:tmpl w:val="486E36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97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34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3" w15:restartNumberingAfterBreak="0">
    <w:nsid w:val="5EB92BE6"/>
    <w:multiLevelType w:val="hybridMultilevel"/>
    <w:tmpl w:val="88FCBC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52161E"/>
    <w:multiLevelType w:val="hybridMultilevel"/>
    <w:tmpl w:val="4B02EF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7965C5"/>
    <w:multiLevelType w:val="hybridMultilevel"/>
    <w:tmpl w:val="EC3A1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945FB4"/>
    <w:multiLevelType w:val="hybridMultilevel"/>
    <w:tmpl w:val="92400F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CD4F38"/>
    <w:multiLevelType w:val="hybridMultilevel"/>
    <w:tmpl w:val="92400F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EB641E"/>
    <w:multiLevelType w:val="hybridMultilevel"/>
    <w:tmpl w:val="1966C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9494B"/>
    <w:multiLevelType w:val="hybridMultilevel"/>
    <w:tmpl w:val="E9809B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15E13"/>
    <w:multiLevelType w:val="multilevel"/>
    <w:tmpl w:val="2E70E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6EEC2FBF"/>
    <w:multiLevelType w:val="hybridMultilevel"/>
    <w:tmpl w:val="ED5EDE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2E52B3"/>
    <w:multiLevelType w:val="multilevel"/>
    <w:tmpl w:val="2E70E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7491231C"/>
    <w:multiLevelType w:val="hybridMultilevel"/>
    <w:tmpl w:val="30D4B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3738AD"/>
    <w:multiLevelType w:val="hybridMultilevel"/>
    <w:tmpl w:val="161CB1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9C5DBC"/>
    <w:multiLevelType w:val="hybridMultilevel"/>
    <w:tmpl w:val="8A205B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2A3348"/>
    <w:multiLevelType w:val="hybridMultilevel"/>
    <w:tmpl w:val="ED36B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C42A5"/>
    <w:multiLevelType w:val="multilevel"/>
    <w:tmpl w:val="2E70E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8" w15:restartNumberingAfterBreak="0">
    <w:nsid w:val="7AB66DC8"/>
    <w:multiLevelType w:val="hybridMultilevel"/>
    <w:tmpl w:val="92400F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CF329A"/>
    <w:multiLevelType w:val="hybridMultilevel"/>
    <w:tmpl w:val="E7EA9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62957C"/>
    <w:multiLevelType w:val="hybridMultilevel"/>
    <w:tmpl w:val="0EC02546"/>
    <w:lvl w:ilvl="0" w:tplc="68701456">
      <w:start w:val="1"/>
      <w:numFmt w:val="decimal"/>
      <w:lvlText w:val="%1."/>
      <w:lvlJc w:val="left"/>
      <w:pPr>
        <w:ind w:left="720" w:hanging="360"/>
      </w:pPr>
    </w:lvl>
    <w:lvl w:ilvl="1" w:tplc="A1C6C620">
      <w:start w:val="1"/>
      <w:numFmt w:val="lowerLetter"/>
      <w:lvlText w:val="%2."/>
      <w:lvlJc w:val="left"/>
      <w:pPr>
        <w:ind w:left="1440" w:hanging="360"/>
      </w:pPr>
    </w:lvl>
    <w:lvl w:ilvl="2" w:tplc="5D18F172">
      <w:start w:val="1"/>
      <w:numFmt w:val="lowerRoman"/>
      <w:lvlText w:val="%3."/>
      <w:lvlJc w:val="right"/>
      <w:pPr>
        <w:ind w:left="2160" w:hanging="180"/>
      </w:pPr>
    </w:lvl>
    <w:lvl w:ilvl="3" w:tplc="396C58D4">
      <w:start w:val="1"/>
      <w:numFmt w:val="decimal"/>
      <w:lvlText w:val="%4."/>
      <w:lvlJc w:val="left"/>
      <w:pPr>
        <w:ind w:left="2880" w:hanging="360"/>
      </w:pPr>
    </w:lvl>
    <w:lvl w:ilvl="4" w:tplc="2020E3FC">
      <w:start w:val="1"/>
      <w:numFmt w:val="lowerLetter"/>
      <w:lvlText w:val="%5."/>
      <w:lvlJc w:val="left"/>
      <w:pPr>
        <w:ind w:left="3600" w:hanging="360"/>
      </w:pPr>
    </w:lvl>
    <w:lvl w:ilvl="5" w:tplc="F9D4EBAC">
      <w:start w:val="1"/>
      <w:numFmt w:val="lowerRoman"/>
      <w:lvlText w:val="%6."/>
      <w:lvlJc w:val="right"/>
      <w:pPr>
        <w:ind w:left="4320" w:hanging="180"/>
      </w:pPr>
    </w:lvl>
    <w:lvl w:ilvl="6" w:tplc="A4F85B7C">
      <w:start w:val="1"/>
      <w:numFmt w:val="decimal"/>
      <w:lvlText w:val="%7."/>
      <w:lvlJc w:val="left"/>
      <w:pPr>
        <w:ind w:left="5040" w:hanging="360"/>
      </w:pPr>
    </w:lvl>
    <w:lvl w:ilvl="7" w:tplc="01B4A67E">
      <w:start w:val="1"/>
      <w:numFmt w:val="lowerLetter"/>
      <w:lvlText w:val="%8."/>
      <w:lvlJc w:val="left"/>
      <w:pPr>
        <w:ind w:left="5760" w:hanging="360"/>
      </w:pPr>
    </w:lvl>
    <w:lvl w:ilvl="8" w:tplc="ADE01D9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0F36CF"/>
    <w:multiLevelType w:val="hybridMultilevel"/>
    <w:tmpl w:val="32347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957747">
    <w:abstractNumId w:val="3"/>
  </w:num>
  <w:num w:numId="2" w16cid:durableId="1232816376">
    <w:abstractNumId w:val="7"/>
  </w:num>
  <w:num w:numId="3" w16cid:durableId="857621182">
    <w:abstractNumId w:val="6"/>
  </w:num>
  <w:num w:numId="4" w16cid:durableId="399906949">
    <w:abstractNumId w:val="40"/>
  </w:num>
  <w:num w:numId="5" w16cid:durableId="1294675685">
    <w:abstractNumId w:val="30"/>
  </w:num>
  <w:num w:numId="6" w16cid:durableId="1016613461">
    <w:abstractNumId w:val="18"/>
  </w:num>
  <w:num w:numId="7" w16cid:durableId="491918933">
    <w:abstractNumId w:val="36"/>
  </w:num>
  <w:num w:numId="8" w16cid:durableId="1068070394">
    <w:abstractNumId w:val="9"/>
  </w:num>
  <w:num w:numId="9" w16cid:durableId="867303601">
    <w:abstractNumId w:val="21"/>
  </w:num>
  <w:num w:numId="10" w16cid:durableId="1036463927">
    <w:abstractNumId w:val="16"/>
  </w:num>
  <w:num w:numId="11" w16cid:durableId="1724255485">
    <w:abstractNumId w:val="32"/>
  </w:num>
  <w:num w:numId="12" w16cid:durableId="1665011569">
    <w:abstractNumId w:val="37"/>
  </w:num>
  <w:num w:numId="13" w16cid:durableId="708847347">
    <w:abstractNumId w:val="29"/>
  </w:num>
  <w:num w:numId="14" w16cid:durableId="1766805432">
    <w:abstractNumId w:val="4"/>
  </w:num>
  <w:num w:numId="15" w16cid:durableId="1588415698">
    <w:abstractNumId w:val="27"/>
  </w:num>
  <w:num w:numId="16" w16cid:durableId="251354787">
    <w:abstractNumId w:val="15"/>
  </w:num>
  <w:num w:numId="17" w16cid:durableId="1287466997">
    <w:abstractNumId w:val="26"/>
  </w:num>
  <w:num w:numId="18" w16cid:durableId="1743285176">
    <w:abstractNumId w:val="19"/>
  </w:num>
  <w:num w:numId="19" w16cid:durableId="2123110578">
    <w:abstractNumId w:val="2"/>
  </w:num>
  <w:num w:numId="20" w16cid:durableId="21323231">
    <w:abstractNumId w:val="0"/>
  </w:num>
  <w:num w:numId="21" w16cid:durableId="336808181">
    <w:abstractNumId w:val="13"/>
  </w:num>
  <w:num w:numId="22" w16cid:durableId="1588542220">
    <w:abstractNumId w:val="38"/>
  </w:num>
  <w:num w:numId="23" w16cid:durableId="1323191798">
    <w:abstractNumId w:val="10"/>
  </w:num>
  <w:num w:numId="24" w16cid:durableId="1228109828">
    <w:abstractNumId w:val="35"/>
  </w:num>
  <w:num w:numId="25" w16cid:durableId="1129474530">
    <w:abstractNumId w:val="22"/>
  </w:num>
  <w:num w:numId="26" w16cid:durableId="1503084089">
    <w:abstractNumId w:val="39"/>
  </w:num>
  <w:num w:numId="27" w16cid:durableId="1924758108">
    <w:abstractNumId w:val="25"/>
  </w:num>
  <w:num w:numId="28" w16cid:durableId="1761174543">
    <w:abstractNumId w:val="31"/>
  </w:num>
  <w:num w:numId="29" w16cid:durableId="1696924363">
    <w:abstractNumId w:val="24"/>
  </w:num>
  <w:num w:numId="30" w16cid:durableId="1229149301">
    <w:abstractNumId w:val="28"/>
  </w:num>
  <w:num w:numId="31" w16cid:durableId="1741056420">
    <w:abstractNumId w:val="1"/>
  </w:num>
  <w:num w:numId="32" w16cid:durableId="100608893">
    <w:abstractNumId w:val="14"/>
  </w:num>
  <w:num w:numId="33" w16cid:durableId="295260082">
    <w:abstractNumId w:val="11"/>
  </w:num>
  <w:num w:numId="34" w16cid:durableId="375349303">
    <w:abstractNumId w:val="33"/>
  </w:num>
  <w:num w:numId="35" w16cid:durableId="1897399773">
    <w:abstractNumId w:val="41"/>
  </w:num>
  <w:num w:numId="36" w16cid:durableId="266423754">
    <w:abstractNumId w:val="17"/>
  </w:num>
  <w:num w:numId="37" w16cid:durableId="2025208830">
    <w:abstractNumId w:val="34"/>
  </w:num>
  <w:num w:numId="38" w16cid:durableId="1124931276">
    <w:abstractNumId w:val="8"/>
  </w:num>
  <w:num w:numId="39" w16cid:durableId="1454519064">
    <w:abstractNumId w:val="20"/>
  </w:num>
  <w:num w:numId="40" w16cid:durableId="1696033865">
    <w:abstractNumId w:val="12"/>
  </w:num>
  <w:num w:numId="41" w16cid:durableId="1015233856">
    <w:abstractNumId w:val="5"/>
  </w:num>
  <w:num w:numId="42" w16cid:durableId="2079935081">
    <w:abstractNumId w:val="23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#WONG YU FEI#">
    <w15:presenceInfo w15:providerId="AD" w15:userId="S::ywong045@e.ntu.edu.sg::dc5b833d-4026-48a8-aa60-e94954754c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0C"/>
    <w:rsid w:val="00011C3B"/>
    <w:rsid w:val="000120F2"/>
    <w:rsid w:val="00012AB9"/>
    <w:rsid w:val="000133A7"/>
    <w:rsid w:val="000136F9"/>
    <w:rsid w:val="00013BEF"/>
    <w:rsid w:val="000175FD"/>
    <w:rsid w:val="00021C4C"/>
    <w:rsid w:val="0002361C"/>
    <w:rsid w:val="00024C74"/>
    <w:rsid w:val="00025CB7"/>
    <w:rsid w:val="00026ED4"/>
    <w:rsid w:val="0002789A"/>
    <w:rsid w:val="0003265A"/>
    <w:rsid w:val="00035A8A"/>
    <w:rsid w:val="000362CC"/>
    <w:rsid w:val="00036D5C"/>
    <w:rsid w:val="00040AE5"/>
    <w:rsid w:val="00042B67"/>
    <w:rsid w:val="00043C1C"/>
    <w:rsid w:val="00044B1A"/>
    <w:rsid w:val="00045C28"/>
    <w:rsid w:val="00045F8A"/>
    <w:rsid w:val="00046CB8"/>
    <w:rsid w:val="00052E24"/>
    <w:rsid w:val="000553C8"/>
    <w:rsid w:val="00061550"/>
    <w:rsid w:val="000621A3"/>
    <w:rsid w:val="00062465"/>
    <w:rsid w:val="000628F4"/>
    <w:rsid w:val="00064758"/>
    <w:rsid w:val="000649FB"/>
    <w:rsid w:val="00066A8D"/>
    <w:rsid w:val="00070E80"/>
    <w:rsid w:val="0007185A"/>
    <w:rsid w:val="0007354D"/>
    <w:rsid w:val="0007396E"/>
    <w:rsid w:val="00074EC6"/>
    <w:rsid w:val="00076F41"/>
    <w:rsid w:val="0008073A"/>
    <w:rsid w:val="00082F87"/>
    <w:rsid w:val="00082FC1"/>
    <w:rsid w:val="00087777"/>
    <w:rsid w:val="00090EB7"/>
    <w:rsid w:val="000947CB"/>
    <w:rsid w:val="00094B0C"/>
    <w:rsid w:val="00095E0B"/>
    <w:rsid w:val="00096660"/>
    <w:rsid w:val="000A14E2"/>
    <w:rsid w:val="000A511F"/>
    <w:rsid w:val="000A6FC8"/>
    <w:rsid w:val="000A7262"/>
    <w:rsid w:val="000B018F"/>
    <w:rsid w:val="000B3D32"/>
    <w:rsid w:val="000B5BB6"/>
    <w:rsid w:val="000B73F5"/>
    <w:rsid w:val="000C430E"/>
    <w:rsid w:val="000C5AD3"/>
    <w:rsid w:val="000C759F"/>
    <w:rsid w:val="000D167B"/>
    <w:rsid w:val="000D34C3"/>
    <w:rsid w:val="000D3E5E"/>
    <w:rsid w:val="000D3FEA"/>
    <w:rsid w:val="000D4390"/>
    <w:rsid w:val="000E1914"/>
    <w:rsid w:val="000E4D92"/>
    <w:rsid w:val="000E560B"/>
    <w:rsid w:val="000E564B"/>
    <w:rsid w:val="000F461E"/>
    <w:rsid w:val="000F5B68"/>
    <w:rsid w:val="00101560"/>
    <w:rsid w:val="00105C01"/>
    <w:rsid w:val="00107A68"/>
    <w:rsid w:val="001143BE"/>
    <w:rsid w:val="001178E5"/>
    <w:rsid w:val="00120021"/>
    <w:rsid w:val="00120D94"/>
    <w:rsid w:val="00121C8B"/>
    <w:rsid w:val="001223A4"/>
    <w:rsid w:val="00123BEC"/>
    <w:rsid w:val="00125706"/>
    <w:rsid w:val="00126CC5"/>
    <w:rsid w:val="00131C14"/>
    <w:rsid w:val="00137738"/>
    <w:rsid w:val="001413D9"/>
    <w:rsid w:val="00142B33"/>
    <w:rsid w:val="00142BC3"/>
    <w:rsid w:val="00142E4B"/>
    <w:rsid w:val="00144ADA"/>
    <w:rsid w:val="00147F49"/>
    <w:rsid w:val="00154065"/>
    <w:rsid w:val="0015410C"/>
    <w:rsid w:val="00154F68"/>
    <w:rsid w:val="001607B9"/>
    <w:rsid w:val="00161D90"/>
    <w:rsid w:val="00164B69"/>
    <w:rsid w:val="001655AE"/>
    <w:rsid w:val="00171255"/>
    <w:rsid w:val="00173BF7"/>
    <w:rsid w:val="00173F0E"/>
    <w:rsid w:val="00174A0C"/>
    <w:rsid w:val="001764F4"/>
    <w:rsid w:val="0018394D"/>
    <w:rsid w:val="00186029"/>
    <w:rsid w:val="00186B9B"/>
    <w:rsid w:val="00194923"/>
    <w:rsid w:val="00195D71"/>
    <w:rsid w:val="00197FF1"/>
    <w:rsid w:val="001A0BE6"/>
    <w:rsid w:val="001A3386"/>
    <w:rsid w:val="001A412B"/>
    <w:rsid w:val="001B03F0"/>
    <w:rsid w:val="001B3D42"/>
    <w:rsid w:val="001B59FA"/>
    <w:rsid w:val="001C3C1D"/>
    <w:rsid w:val="001C576F"/>
    <w:rsid w:val="001C6E11"/>
    <w:rsid w:val="001C6F24"/>
    <w:rsid w:val="001D0709"/>
    <w:rsid w:val="001D768E"/>
    <w:rsid w:val="001E0EB4"/>
    <w:rsid w:val="001E35DF"/>
    <w:rsid w:val="001F303D"/>
    <w:rsid w:val="001F3EDF"/>
    <w:rsid w:val="001F449A"/>
    <w:rsid w:val="001F60B8"/>
    <w:rsid w:val="001F65B2"/>
    <w:rsid w:val="001F7A6D"/>
    <w:rsid w:val="002009C1"/>
    <w:rsid w:val="00202239"/>
    <w:rsid w:val="00210BC3"/>
    <w:rsid w:val="002145B0"/>
    <w:rsid w:val="00222B75"/>
    <w:rsid w:val="00222BA5"/>
    <w:rsid w:val="00223731"/>
    <w:rsid w:val="00223741"/>
    <w:rsid w:val="002241D5"/>
    <w:rsid w:val="00224D83"/>
    <w:rsid w:val="00235313"/>
    <w:rsid w:val="00235990"/>
    <w:rsid w:val="00235B4C"/>
    <w:rsid w:val="00243297"/>
    <w:rsid w:val="002450D9"/>
    <w:rsid w:val="00246BBE"/>
    <w:rsid w:val="00252ECA"/>
    <w:rsid w:val="00253AE2"/>
    <w:rsid w:val="00261622"/>
    <w:rsid w:val="00264C68"/>
    <w:rsid w:val="00270B80"/>
    <w:rsid w:val="002713D3"/>
    <w:rsid w:val="002726C9"/>
    <w:rsid w:val="00274B62"/>
    <w:rsid w:val="00275A2C"/>
    <w:rsid w:val="002760C4"/>
    <w:rsid w:val="0027735B"/>
    <w:rsid w:val="002824CD"/>
    <w:rsid w:val="00284475"/>
    <w:rsid w:val="00284569"/>
    <w:rsid w:val="00291993"/>
    <w:rsid w:val="00292C41"/>
    <w:rsid w:val="002935B5"/>
    <w:rsid w:val="00293C5C"/>
    <w:rsid w:val="00297010"/>
    <w:rsid w:val="002A2793"/>
    <w:rsid w:val="002A7D86"/>
    <w:rsid w:val="002B0161"/>
    <w:rsid w:val="002B451D"/>
    <w:rsid w:val="002C45B2"/>
    <w:rsid w:val="002C5BD1"/>
    <w:rsid w:val="002D08CB"/>
    <w:rsid w:val="002D1824"/>
    <w:rsid w:val="002D2336"/>
    <w:rsid w:val="002D3AD1"/>
    <w:rsid w:val="002D5D28"/>
    <w:rsid w:val="002D69F7"/>
    <w:rsid w:val="002E3445"/>
    <w:rsid w:val="002F1935"/>
    <w:rsid w:val="002F2FCF"/>
    <w:rsid w:val="002F760F"/>
    <w:rsid w:val="00300122"/>
    <w:rsid w:val="00300806"/>
    <w:rsid w:val="00302887"/>
    <w:rsid w:val="00303DDB"/>
    <w:rsid w:val="00315CDC"/>
    <w:rsid w:val="00316B23"/>
    <w:rsid w:val="00317F52"/>
    <w:rsid w:val="00320CD7"/>
    <w:rsid w:val="003263C9"/>
    <w:rsid w:val="003300B3"/>
    <w:rsid w:val="00330F40"/>
    <w:rsid w:val="00330F72"/>
    <w:rsid w:val="00331DEA"/>
    <w:rsid w:val="003322CB"/>
    <w:rsid w:val="00334238"/>
    <w:rsid w:val="0033465B"/>
    <w:rsid w:val="003348C2"/>
    <w:rsid w:val="0033572B"/>
    <w:rsid w:val="003368FB"/>
    <w:rsid w:val="00337645"/>
    <w:rsid w:val="00341136"/>
    <w:rsid w:val="003424A0"/>
    <w:rsid w:val="003463D3"/>
    <w:rsid w:val="0034752E"/>
    <w:rsid w:val="00354D80"/>
    <w:rsid w:val="003563FF"/>
    <w:rsid w:val="00357000"/>
    <w:rsid w:val="0036062E"/>
    <w:rsid w:val="00360B88"/>
    <w:rsid w:val="003634F9"/>
    <w:rsid w:val="0036617A"/>
    <w:rsid w:val="00372DDA"/>
    <w:rsid w:val="003749ED"/>
    <w:rsid w:val="00374E52"/>
    <w:rsid w:val="003803DC"/>
    <w:rsid w:val="00381533"/>
    <w:rsid w:val="00381B5E"/>
    <w:rsid w:val="003823A8"/>
    <w:rsid w:val="00385ACF"/>
    <w:rsid w:val="00386C43"/>
    <w:rsid w:val="00387EFC"/>
    <w:rsid w:val="00393032"/>
    <w:rsid w:val="00393CD3"/>
    <w:rsid w:val="003967BC"/>
    <w:rsid w:val="00397310"/>
    <w:rsid w:val="003A3CDC"/>
    <w:rsid w:val="003A3F6C"/>
    <w:rsid w:val="003A5C9D"/>
    <w:rsid w:val="003A6B8B"/>
    <w:rsid w:val="003A721F"/>
    <w:rsid w:val="003A7E0B"/>
    <w:rsid w:val="003A7E16"/>
    <w:rsid w:val="003B2F49"/>
    <w:rsid w:val="003B415E"/>
    <w:rsid w:val="003B4C51"/>
    <w:rsid w:val="003B707A"/>
    <w:rsid w:val="003C0DD1"/>
    <w:rsid w:val="003C3697"/>
    <w:rsid w:val="003C492A"/>
    <w:rsid w:val="003D1308"/>
    <w:rsid w:val="003D5694"/>
    <w:rsid w:val="003D6575"/>
    <w:rsid w:val="003D7B2F"/>
    <w:rsid w:val="003E212F"/>
    <w:rsid w:val="003F03C2"/>
    <w:rsid w:val="003F15AD"/>
    <w:rsid w:val="003F2698"/>
    <w:rsid w:val="003F2A7E"/>
    <w:rsid w:val="003F2B3E"/>
    <w:rsid w:val="003F3DCF"/>
    <w:rsid w:val="00401455"/>
    <w:rsid w:val="00403121"/>
    <w:rsid w:val="004041D4"/>
    <w:rsid w:val="004069B9"/>
    <w:rsid w:val="00407BBF"/>
    <w:rsid w:val="00410193"/>
    <w:rsid w:val="00412C1B"/>
    <w:rsid w:val="00417F39"/>
    <w:rsid w:val="00421218"/>
    <w:rsid w:val="0042460E"/>
    <w:rsid w:val="004263A8"/>
    <w:rsid w:val="004270A0"/>
    <w:rsid w:val="00434048"/>
    <w:rsid w:val="004341DD"/>
    <w:rsid w:val="00435EB0"/>
    <w:rsid w:val="00436850"/>
    <w:rsid w:val="00437788"/>
    <w:rsid w:val="00440669"/>
    <w:rsid w:val="00442336"/>
    <w:rsid w:val="004433DC"/>
    <w:rsid w:val="0044633E"/>
    <w:rsid w:val="00447B6F"/>
    <w:rsid w:val="004507BA"/>
    <w:rsid w:val="004520F0"/>
    <w:rsid w:val="00455A2A"/>
    <w:rsid w:val="00456CF4"/>
    <w:rsid w:val="00461CC5"/>
    <w:rsid w:val="004640C7"/>
    <w:rsid w:val="004658CB"/>
    <w:rsid w:val="0046662D"/>
    <w:rsid w:val="0047025D"/>
    <w:rsid w:val="00472013"/>
    <w:rsid w:val="004734B9"/>
    <w:rsid w:val="0047409D"/>
    <w:rsid w:val="00475FD6"/>
    <w:rsid w:val="00477CE6"/>
    <w:rsid w:val="004813C5"/>
    <w:rsid w:val="0049547A"/>
    <w:rsid w:val="00496024"/>
    <w:rsid w:val="004A3EA5"/>
    <w:rsid w:val="004B3DAC"/>
    <w:rsid w:val="004C1925"/>
    <w:rsid w:val="004C2102"/>
    <w:rsid w:val="004C5EF7"/>
    <w:rsid w:val="004D049B"/>
    <w:rsid w:val="004D0E1B"/>
    <w:rsid w:val="004D2C81"/>
    <w:rsid w:val="004D4EE8"/>
    <w:rsid w:val="004D5023"/>
    <w:rsid w:val="004D7D27"/>
    <w:rsid w:val="004E05FC"/>
    <w:rsid w:val="004E0D56"/>
    <w:rsid w:val="004E1672"/>
    <w:rsid w:val="004E3BC2"/>
    <w:rsid w:val="004F11FC"/>
    <w:rsid w:val="00500B0A"/>
    <w:rsid w:val="005048DB"/>
    <w:rsid w:val="005053F1"/>
    <w:rsid w:val="00507A87"/>
    <w:rsid w:val="00507DB8"/>
    <w:rsid w:val="00511B85"/>
    <w:rsid w:val="005126F8"/>
    <w:rsid w:val="00513E1F"/>
    <w:rsid w:val="0051458D"/>
    <w:rsid w:val="00517AAD"/>
    <w:rsid w:val="00517C03"/>
    <w:rsid w:val="005206D6"/>
    <w:rsid w:val="00520961"/>
    <w:rsid w:val="00523A9E"/>
    <w:rsid w:val="00526BF1"/>
    <w:rsid w:val="005274DF"/>
    <w:rsid w:val="005339F4"/>
    <w:rsid w:val="00536C21"/>
    <w:rsid w:val="00537FF8"/>
    <w:rsid w:val="00540EB0"/>
    <w:rsid w:val="00542D27"/>
    <w:rsid w:val="005448B8"/>
    <w:rsid w:val="005461A0"/>
    <w:rsid w:val="00546ED0"/>
    <w:rsid w:val="005531EC"/>
    <w:rsid w:val="005550E8"/>
    <w:rsid w:val="00561B94"/>
    <w:rsid w:val="00561F35"/>
    <w:rsid w:val="00564017"/>
    <w:rsid w:val="00564AB7"/>
    <w:rsid w:val="00567407"/>
    <w:rsid w:val="00567B7F"/>
    <w:rsid w:val="00567F98"/>
    <w:rsid w:val="00571C91"/>
    <w:rsid w:val="00571D0C"/>
    <w:rsid w:val="00581E24"/>
    <w:rsid w:val="0058390F"/>
    <w:rsid w:val="00583CC0"/>
    <w:rsid w:val="00583F51"/>
    <w:rsid w:val="00584088"/>
    <w:rsid w:val="005841C4"/>
    <w:rsid w:val="005877E7"/>
    <w:rsid w:val="00593ECF"/>
    <w:rsid w:val="00594319"/>
    <w:rsid w:val="00595D36"/>
    <w:rsid w:val="005A12BC"/>
    <w:rsid w:val="005A1380"/>
    <w:rsid w:val="005A46FC"/>
    <w:rsid w:val="005B0280"/>
    <w:rsid w:val="005B10A3"/>
    <w:rsid w:val="005B1290"/>
    <w:rsid w:val="005B4022"/>
    <w:rsid w:val="005B4CBB"/>
    <w:rsid w:val="005B4D2F"/>
    <w:rsid w:val="005B510D"/>
    <w:rsid w:val="005B6BD6"/>
    <w:rsid w:val="005C1C84"/>
    <w:rsid w:val="005C3317"/>
    <w:rsid w:val="005C3D2D"/>
    <w:rsid w:val="005C3FD8"/>
    <w:rsid w:val="005C6915"/>
    <w:rsid w:val="005C7AA2"/>
    <w:rsid w:val="005D1FFC"/>
    <w:rsid w:val="005D46AD"/>
    <w:rsid w:val="005D6F68"/>
    <w:rsid w:val="005E2DE3"/>
    <w:rsid w:val="005F1E38"/>
    <w:rsid w:val="005F435E"/>
    <w:rsid w:val="00600A34"/>
    <w:rsid w:val="00600B46"/>
    <w:rsid w:val="00601D7F"/>
    <w:rsid w:val="006032AA"/>
    <w:rsid w:val="00606E0E"/>
    <w:rsid w:val="0062263A"/>
    <w:rsid w:val="00623DCB"/>
    <w:rsid w:val="00630AD3"/>
    <w:rsid w:val="00632A35"/>
    <w:rsid w:val="006335F9"/>
    <w:rsid w:val="006343AB"/>
    <w:rsid w:val="00636248"/>
    <w:rsid w:val="00641231"/>
    <w:rsid w:val="006414A0"/>
    <w:rsid w:val="00645767"/>
    <w:rsid w:val="00645B2A"/>
    <w:rsid w:val="006524A5"/>
    <w:rsid w:val="00654750"/>
    <w:rsid w:val="00654C97"/>
    <w:rsid w:val="00657C78"/>
    <w:rsid w:val="00661C11"/>
    <w:rsid w:val="00663C44"/>
    <w:rsid w:val="006644D4"/>
    <w:rsid w:val="00667A37"/>
    <w:rsid w:val="00671427"/>
    <w:rsid w:val="006818C6"/>
    <w:rsid w:val="00682D7D"/>
    <w:rsid w:val="00684D8A"/>
    <w:rsid w:val="00684FCD"/>
    <w:rsid w:val="0068704B"/>
    <w:rsid w:val="006929C3"/>
    <w:rsid w:val="00695D07"/>
    <w:rsid w:val="00697758"/>
    <w:rsid w:val="006A5FB0"/>
    <w:rsid w:val="006A7E28"/>
    <w:rsid w:val="006B4E4C"/>
    <w:rsid w:val="006C161C"/>
    <w:rsid w:val="006C23A3"/>
    <w:rsid w:val="006C4C23"/>
    <w:rsid w:val="006C4EC1"/>
    <w:rsid w:val="006C6498"/>
    <w:rsid w:val="006C7043"/>
    <w:rsid w:val="006D0EA8"/>
    <w:rsid w:val="006D3789"/>
    <w:rsid w:val="006D7843"/>
    <w:rsid w:val="006E079E"/>
    <w:rsid w:val="006E232E"/>
    <w:rsid w:val="006E26E0"/>
    <w:rsid w:val="006E2ECC"/>
    <w:rsid w:val="006E3D2D"/>
    <w:rsid w:val="00704F5B"/>
    <w:rsid w:val="00705706"/>
    <w:rsid w:val="0070593F"/>
    <w:rsid w:val="00711489"/>
    <w:rsid w:val="0071315C"/>
    <w:rsid w:val="007146F5"/>
    <w:rsid w:val="00714CCE"/>
    <w:rsid w:val="00716DDB"/>
    <w:rsid w:val="00720643"/>
    <w:rsid w:val="0072282B"/>
    <w:rsid w:val="007254F9"/>
    <w:rsid w:val="00727372"/>
    <w:rsid w:val="00730C64"/>
    <w:rsid w:val="00737831"/>
    <w:rsid w:val="00742680"/>
    <w:rsid w:val="00745162"/>
    <w:rsid w:val="0075001E"/>
    <w:rsid w:val="007534EB"/>
    <w:rsid w:val="00754F01"/>
    <w:rsid w:val="007555CA"/>
    <w:rsid w:val="007560D8"/>
    <w:rsid w:val="00756141"/>
    <w:rsid w:val="007610D5"/>
    <w:rsid w:val="00762EB5"/>
    <w:rsid w:val="007638D7"/>
    <w:rsid w:val="0077031D"/>
    <w:rsid w:val="007711BB"/>
    <w:rsid w:val="00771237"/>
    <w:rsid w:val="007714F4"/>
    <w:rsid w:val="007727A7"/>
    <w:rsid w:val="00774E19"/>
    <w:rsid w:val="00775592"/>
    <w:rsid w:val="007801C0"/>
    <w:rsid w:val="00781F2B"/>
    <w:rsid w:val="007843B8"/>
    <w:rsid w:val="0078578B"/>
    <w:rsid w:val="00785B77"/>
    <w:rsid w:val="00790037"/>
    <w:rsid w:val="0079250C"/>
    <w:rsid w:val="007A2CF0"/>
    <w:rsid w:val="007A3B78"/>
    <w:rsid w:val="007A537A"/>
    <w:rsid w:val="007A5FCE"/>
    <w:rsid w:val="007A782E"/>
    <w:rsid w:val="007B0C78"/>
    <w:rsid w:val="007B220B"/>
    <w:rsid w:val="007B30CF"/>
    <w:rsid w:val="007B352A"/>
    <w:rsid w:val="007B36D9"/>
    <w:rsid w:val="007B5908"/>
    <w:rsid w:val="007B73DC"/>
    <w:rsid w:val="007C18A9"/>
    <w:rsid w:val="007C1A17"/>
    <w:rsid w:val="007C6CF7"/>
    <w:rsid w:val="007C7008"/>
    <w:rsid w:val="007D0D9F"/>
    <w:rsid w:val="007D1E8A"/>
    <w:rsid w:val="007D3164"/>
    <w:rsid w:val="007D4281"/>
    <w:rsid w:val="007D4B72"/>
    <w:rsid w:val="007E2A56"/>
    <w:rsid w:val="007E554D"/>
    <w:rsid w:val="007F1567"/>
    <w:rsid w:val="007F1BB2"/>
    <w:rsid w:val="007F253A"/>
    <w:rsid w:val="007F35E4"/>
    <w:rsid w:val="007F5528"/>
    <w:rsid w:val="007F6A27"/>
    <w:rsid w:val="007F731B"/>
    <w:rsid w:val="00802C0F"/>
    <w:rsid w:val="008052F1"/>
    <w:rsid w:val="00806154"/>
    <w:rsid w:val="00810D70"/>
    <w:rsid w:val="00813791"/>
    <w:rsid w:val="008145C5"/>
    <w:rsid w:val="00814C1A"/>
    <w:rsid w:val="00816437"/>
    <w:rsid w:val="00817313"/>
    <w:rsid w:val="0082185C"/>
    <w:rsid w:val="008224F5"/>
    <w:rsid w:val="008248D8"/>
    <w:rsid w:val="00826C2B"/>
    <w:rsid w:val="00830E36"/>
    <w:rsid w:val="00837E00"/>
    <w:rsid w:val="00843175"/>
    <w:rsid w:val="00863F8A"/>
    <w:rsid w:val="00864F5F"/>
    <w:rsid w:val="0086563C"/>
    <w:rsid w:val="00867158"/>
    <w:rsid w:val="00872E9C"/>
    <w:rsid w:val="00876776"/>
    <w:rsid w:val="00877476"/>
    <w:rsid w:val="00880E1E"/>
    <w:rsid w:val="00881513"/>
    <w:rsid w:val="00882D4B"/>
    <w:rsid w:val="0088425F"/>
    <w:rsid w:val="008843F0"/>
    <w:rsid w:val="00884F2C"/>
    <w:rsid w:val="0088677D"/>
    <w:rsid w:val="00887000"/>
    <w:rsid w:val="00887EFA"/>
    <w:rsid w:val="00890982"/>
    <w:rsid w:val="00891B23"/>
    <w:rsid w:val="008923AC"/>
    <w:rsid w:val="00894CD8"/>
    <w:rsid w:val="008962A1"/>
    <w:rsid w:val="008978F5"/>
    <w:rsid w:val="008A4939"/>
    <w:rsid w:val="008A4EBD"/>
    <w:rsid w:val="008A5505"/>
    <w:rsid w:val="008A605E"/>
    <w:rsid w:val="008B04CF"/>
    <w:rsid w:val="008B137A"/>
    <w:rsid w:val="008B5491"/>
    <w:rsid w:val="008B7D96"/>
    <w:rsid w:val="008C30F9"/>
    <w:rsid w:val="008C66F1"/>
    <w:rsid w:val="008C7131"/>
    <w:rsid w:val="008D1A29"/>
    <w:rsid w:val="008D1F6B"/>
    <w:rsid w:val="008D7AD0"/>
    <w:rsid w:val="008D7B0C"/>
    <w:rsid w:val="008E1291"/>
    <w:rsid w:val="008E22D4"/>
    <w:rsid w:val="008E36B7"/>
    <w:rsid w:val="008E3E33"/>
    <w:rsid w:val="008E5719"/>
    <w:rsid w:val="008E70F3"/>
    <w:rsid w:val="008E79CF"/>
    <w:rsid w:val="008F34A9"/>
    <w:rsid w:val="008F48DB"/>
    <w:rsid w:val="008F4F86"/>
    <w:rsid w:val="00900801"/>
    <w:rsid w:val="009019BF"/>
    <w:rsid w:val="00903917"/>
    <w:rsid w:val="009039F2"/>
    <w:rsid w:val="00904654"/>
    <w:rsid w:val="00905DF8"/>
    <w:rsid w:val="009061D4"/>
    <w:rsid w:val="0090669C"/>
    <w:rsid w:val="0091048E"/>
    <w:rsid w:val="0091479C"/>
    <w:rsid w:val="00914838"/>
    <w:rsid w:val="00916952"/>
    <w:rsid w:val="00920332"/>
    <w:rsid w:val="00922304"/>
    <w:rsid w:val="00922D1B"/>
    <w:rsid w:val="009256D3"/>
    <w:rsid w:val="00927EF5"/>
    <w:rsid w:val="00930AF7"/>
    <w:rsid w:val="009321D8"/>
    <w:rsid w:val="00932340"/>
    <w:rsid w:val="00932698"/>
    <w:rsid w:val="009356BA"/>
    <w:rsid w:val="00940001"/>
    <w:rsid w:val="009404B8"/>
    <w:rsid w:val="009407D1"/>
    <w:rsid w:val="00940922"/>
    <w:rsid w:val="00942FD9"/>
    <w:rsid w:val="009478D1"/>
    <w:rsid w:val="00947E7F"/>
    <w:rsid w:val="00953951"/>
    <w:rsid w:val="009546AB"/>
    <w:rsid w:val="00955316"/>
    <w:rsid w:val="0095566B"/>
    <w:rsid w:val="00956ED5"/>
    <w:rsid w:val="009578C0"/>
    <w:rsid w:val="00957AF3"/>
    <w:rsid w:val="00962440"/>
    <w:rsid w:val="00971DE4"/>
    <w:rsid w:val="00974CF5"/>
    <w:rsid w:val="00975576"/>
    <w:rsid w:val="0097611D"/>
    <w:rsid w:val="009808EE"/>
    <w:rsid w:val="00986EF4"/>
    <w:rsid w:val="009907D5"/>
    <w:rsid w:val="009915A1"/>
    <w:rsid w:val="00991F57"/>
    <w:rsid w:val="00992C20"/>
    <w:rsid w:val="00993AB0"/>
    <w:rsid w:val="009A0327"/>
    <w:rsid w:val="009A1070"/>
    <w:rsid w:val="009A67C2"/>
    <w:rsid w:val="009A6B02"/>
    <w:rsid w:val="009A6BEC"/>
    <w:rsid w:val="009B096F"/>
    <w:rsid w:val="009B3534"/>
    <w:rsid w:val="009B389F"/>
    <w:rsid w:val="009B4404"/>
    <w:rsid w:val="009B6B4D"/>
    <w:rsid w:val="009C42ED"/>
    <w:rsid w:val="009C6131"/>
    <w:rsid w:val="009C73E0"/>
    <w:rsid w:val="009D763B"/>
    <w:rsid w:val="009E04CF"/>
    <w:rsid w:val="009E2B35"/>
    <w:rsid w:val="009E2DDF"/>
    <w:rsid w:val="009F19C1"/>
    <w:rsid w:val="009F29CF"/>
    <w:rsid w:val="00A000CB"/>
    <w:rsid w:val="00A04AC8"/>
    <w:rsid w:val="00A059FB"/>
    <w:rsid w:val="00A06148"/>
    <w:rsid w:val="00A069B5"/>
    <w:rsid w:val="00A113F6"/>
    <w:rsid w:val="00A122B6"/>
    <w:rsid w:val="00A13D12"/>
    <w:rsid w:val="00A207BF"/>
    <w:rsid w:val="00A2524D"/>
    <w:rsid w:val="00A262F4"/>
    <w:rsid w:val="00A26B29"/>
    <w:rsid w:val="00A279AA"/>
    <w:rsid w:val="00A32AEA"/>
    <w:rsid w:val="00A34D14"/>
    <w:rsid w:val="00A353E1"/>
    <w:rsid w:val="00A36339"/>
    <w:rsid w:val="00A4254F"/>
    <w:rsid w:val="00A52C2D"/>
    <w:rsid w:val="00A5677E"/>
    <w:rsid w:val="00A60B5C"/>
    <w:rsid w:val="00A70873"/>
    <w:rsid w:val="00A757D0"/>
    <w:rsid w:val="00A7792B"/>
    <w:rsid w:val="00A81986"/>
    <w:rsid w:val="00A85558"/>
    <w:rsid w:val="00A867FE"/>
    <w:rsid w:val="00A94684"/>
    <w:rsid w:val="00A978CC"/>
    <w:rsid w:val="00AA4B18"/>
    <w:rsid w:val="00AA501D"/>
    <w:rsid w:val="00AC2639"/>
    <w:rsid w:val="00AC32C8"/>
    <w:rsid w:val="00AC37B8"/>
    <w:rsid w:val="00AC393E"/>
    <w:rsid w:val="00AC42EE"/>
    <w:rsid w:val="00AC4385"/>
    <w:rsid w:val="00AC4AA2"/>
    <w:rsid w:val="00AC5CB1"/>
    <w:rsid w:val="00AC7A05"/>
    <w:rsid w:val="00AD187C"/>
    <w:rsid w:val="00AD4554"/>
    <w:rsid w:val="00AE23C8"/>
    <w:rsid w:val="00AE2895"/>
    <w:rsid w:val="00AE4536"/>
    <w:rsid w:val="00AF0AF7"/>
    <w:rsid w:val="00AF0BC6"/>
    <w:rsid w:val="00AF4A30"/>
    <w:rsid w:val="00AF5184"/>
    <w:rsid w:val="00B015CE"/>
    <w:rsid w:val="00B0177A"/>
    <w:rsid w:val="00B035FB"/>
    <w:rsid w:val="00B04665"/>
    <w:rsid w:val="00B065DE"/>
    <w:rsid w:val="00B13515"/>
    <w:rsid w:val="00B17132"/>
    <w:rsid w:val="00B216BB"/>
    <w:rsid w:val="00B230BF"/>
    <w:rsid w:val="00B2425F"/>
    <w:rsid w:val="00B266DA"/>
    <w:rsid w:val="00B26F8B"/>
    <w:rsid w:val="00B30415"/>
    <w:rsid w:val="00B32065"/>
    <w:rsid w:val="00B33D05"/>
    <w:rsid w:val="00B41BDA"/>
    <w:rsid w:val="00B425C3"/>
    <w:rsid w:val="00B4722F"/>
    <w:rsid w:val="00B5540C"/>
    <w:rsid w:val="00B55DAC"/>
    <w:rsid w:val="00B567DC"/>
    <w:rsid w:val="00B65E99"/>
    <w:rsid w:val="00B73972"/>
    <w:rsid w:val="00B752C5"/>
    <w:rsid w:val="00B75DF9"/>
    <w:rsid w:val="00B777E0"/>
    <w:rsid w:val="00B8188B"/>
    <w:rsid w:val="00B85026"/>
    <w:rsid w:val="00B87523"/>
    <w:rsid w:val="00B87692"/>
    <w:rsid w:val="00B906D5"/>
    <w:rsid w:val="00B90FED"/>
    <w:rsid w:val="00B91967"/>
    <w:rsid w:val="00B97210"/>
    <w:rsid w:val="00B97AEE"/>
    <w:rsid w:val="00BA0425"/>
    <w:rsid w:val="00BA314A"/>
    <w:rsid w:val="00BA3674"/>
    <w:rsid w:val="00BA36DB"/>
    <w:rsid w:val="00BA602F"/>
    <w:rsid w:val="00BB2C5A"/>
    <w:rsid w:val="00BB77EF"/>
    <w:rsid w:val="00BC32BF"/>
    <w:rsid w:val="00BC43B0"/>
    <w:rsid w:val="00BC4B24"/>
    <w:rsid w:val="00BD0BA7"/>
    <w:rsid w:val="00BD1ED0"/>
    <w:rsid w:val="00BD2268"/>
    <w:rsid w:val="00BD3514"/>
    <w:rsid w:val="00BD3C6A"/>
    <w:rsid w:val="00BD48BA"/>
    <w:rsid w:val="00BD5F90"/>
    <w:rsid w:val="00BE34AC"/>
    <w:rsid w:val="00BE4D55"/>
    <w:rsid w:val="00BE7181"/>
    <w:rsid w:val="00BF0FA2"/>
    <w:rsid w:val="00BF2911"/>
    <w:rsid w:val="00BF574F"/>
    <w:rsid w:val="00BF6D58"/>
    <w:rsid w:val="00C12011"/>
    <w:rsid w:val="00C12224"/>
    <w:rsid w:val="00C1309E"/>
    <w:rsid w:val="00C15875"/>
    <w:rsid w:val="00C171D8"/>
    <w:rsid w:val="00C21B82"/>
    <w:rsid w:val="00C230AE"/>
    <w:rsid w:val="00C25A4A"/>
    <w:rsid w:val="00C26096"/>
    <w:rsid w:val="00C26CFF"/>
    <w:rsid w:val="00C27682"/>
    <w:rsid w:val="00C27F29"/>
    <w:rsid w:val="00C30442"/>
    <w:rsid w:val="00C3077E"/>
    <w:rsid w:val="00C31E7B"/>
    <w:rsid w:val="00C32B23"/>
    <w:rsid w:val="00C36438"/>
    <w:rsid w:val="00C36F66"/>
    <w:rsid w:val="00C378E1"/>
    <w:rsid w:val="00C40981"/>
    <w:rsid w:val="00C427D4"/>
    <w:rsid w:val="00C43D34"/>
    <w:rsid w:val="00C4431D"/>
    <w:rsid w:val="00C469CB"/>
    <w:rsid w:val="00C532F8"/>
    <w:rsid w:val="00C538EC"/>
    <w:rsid w:val="00C556C7"/>
    <w:rsid w:val="00C646DD"/>
    <w:rsid w:val="00C734DD"/>
    <w:rsid w:val="00C779EA"/>
    <w:rsid w:val="00C80381"/>
    <w:rsid w:val="00C80588"/>
    <w:rsid w:val="00C85612"/>
    <w:rsid w:val="00C9039B"/>
    <w:rsid w:val="00C923B0"/>
    <w:rsid w:val="00C92780"/>
    <w:rsid w:val="00C960B6"/>
    <w:rsid w:val="00CA05E9"/>
    <w:rsid w:val="00CA22BD"/>
    <w:rsid w:val="00CA4EC3"/>
    <w:rsid w:val="00CB24E5"/>
    <w:rsid w:val="00CB250A"/>
    <w:rsid w:val="00CB25CD"/>
    <w:rsid w:val="00CB5A73"/>
    <w:rsid w:val="00CC0EAC"/>
    <w:rsid w:val="00CC49B6"/>
    <w:rsid w:val="00CC50B9"/>
    <w:rsid w:val="00CC59B8"/>
    <w:rsid w:val="00CC59F8"/>
    <w:rsid w:val="00CC6706"/>
    <w:rsid w:val="00CD0971"/>
    <w:rsid w:val="00CD0FED"/>
    <w:rsid w:val="00CD2931"/>
    <w:rsid w:val="00CD2B7D"/>
    <w:rsid w:val="00CD2D69"/>
    <w:rsid w:val="00CD44DA"/>
    <w:rsid w:val="00CD64FD"/>
    <w:rsid w:val="00CE058F"/>
    <w:rsid w:val="00CE34AC"/>
    <w:rsid w:val="00CE5A84"/>
    <w:rsid w:val="00CF05D8"/>
    <w:rsid w:val="00D0073A"/>
    <w:rsid w:val="00D041B0"/>
    <w:rsid w:val="00D04718"/>
    <w:rsid w:val="00D117E3"/>
    <w:rsid w:val="00D13D26"/>
    <w:rsid w:val="00D1403E"/>
    <w:rsid w:val="00D152C9"/>
    <w:rsid w:val="00D2026A"/>
    <w:rsid w:val="00D21D0E"/>
    <w:rsid w:val="00D275E4"/>
    <w:rsid w:val="00D30409"/>
    <w:rsid w:val="00D33416"/>
    <w:rsid w:val="00D36DDB"/>
    <w:rsid w:val="00D405AF"/>
    <w:rsid w:val="00D41BBC"/>
    <w:rsid w:val="00D45BEF"/>
    <w:rsid w:val="00D46DB0"/>
    <w:rsid w:val="00D51A63"/>
    <w:rsid w:val="00D5431E"/>
    <w:rsid w:val="00D54D2D"/>
    <w:rsid w:val="00D56698"/>
    <w:rsid w:val="00D568A3"/>
    <w:rsid w:val="00D57184"/>
    <w:rsid w:val="00D600F7"/>
    <w:rsid w:val="00D65B52"/>
    <w:rsid w:val="00D70609"/>
    <w:rsid w:val="00D71481"/>
    <w:rsid w:val="00D741B4"/>
    <w:rsid w:val="00D75CB8"/>
    <w:rsid w:val="00D77224"/>
    <w:rsid w:val="00D8613F"/>
    <w:rsid w:val="00D8681F"/>
    <w:rsid w:val="00D90450"/>
    <w:rsid w:val="00D957DB"/>
    <w:rsid w:val="00D97079"/>
    <w:rsid w:val="00DA0BE2"/>
    <w:rsid w:val="00DA1504"/>
    <w:rsid w:val="00DA1B96"/>
    <w:rsid w:val="00DA449C"/>
    <w:rsid w:val="00DB0791"/>
    <w:rsid w:val="00DB4794"/>
    <w:rsid w:val="00DB6814"/>
    <w:rsid w:val="00DB6E7C"/>
    <w:rsid w:val="00DC1532"/>
    <w:rsid w:val="00DC2402"/>
    <w:rsid w:val="00DD2D74"/>
    <w:rsid w:val="00DD658E"/>
    <w:rsid w:val="00DD7183"/>
    <w:rsid w:val="00DE0263"/>
    <w:rsid w:val="00DE1612"/>
    <w:rsid w:val="00DE1A23"/>
    <w:rsid w:val="00DE3102"/>
    <w:rsid w:val="00DE3BDC"/>
    <w:rsid w:val="00DE4851"/>
    <w:rsid w:val="00DE67A6"/>
    <w:rsid w:val="00DE6B85"/>
    <w:rsid w:val="00DF0975"/>
    <w:rsid w:val="00DF1CAA"/>
    <w:rsid w:val="00DF55B5"/>
    <w:rsid w:val="00E02AE7"/>
    <w:rsid w:val="00E02E28"/>
    <w:rsid w:val="00E06F21"/>
    <w:rsid w:val="00E14420"/>
    <w:rsid w:val="00E14DCB"/>
    <w:rsid w:val="00E15C10"/>
    <w:rsid w:val="00E17720"/>
    <w:rsid w:val="00E22F50"/>
    <w:rsid w:val="00E26CD8"/>
    <w:rsid w:val="00E3169D"/>
    <w:rsid w:val="00E33C7A"/>
    <w:rsid w:val="00E3611C"/>
    <w:rsid w:val="00E36F38"/>
    <w:rsid w:val="00E436CD"/>
    <w:rsid w:val="00E45A51"/>
    <w:rsid w:val="00E46234"/>
    <w:rsid w:val="00E53712"/>
    <w:rsid w:val="00E53C96"/>
    <w:rsid w:val="00E64F3F"/>
    <w:rsid w:val="00E67C34"/>
    <w:rsid w:val="00E700FC"/>
    <w:rsid w:val="00E74E25"/>
    <w:rsid w:val="00E77AFD"/>
    <w:rsid w:val="00E80CB5"/>
    <w:rsid w:val="00E81025"/>
    <w:rsid w:val="00E81C0D"/>
    <w:rsid w:val="00E84C14"/>
    <w:rsid w:val="00E864EB"/>
    <w:rsid w:val="00E866DC"/>
    <w:rsid w:val="00E91188"/>
    <w:rsid w:val="00E94F2E"/>
    <w:rsid w:val="00E97E17"/>
    <w:rsid w:val="00EA135D"/>
    <w:rsid w:val="00EA2747"/>
    <w:rsid w:val="00EA3103"/>
    <w:rsid w:val="00EA509E"/>
    <w:rsid w:val="00EA6099"/>
    <w:rsid w:val="00EB1D1A"/>
    <w:rsid w:val="00EB35D9"/>
    <w:rsid w:val="00EB4163"/>
    <w:rsid w:val="00EB5BAA"/>
    <w:rsid w:val="00EB71E9"/>
    <w:rsid w:val="00EB7808"/>
    <w:rsid w:val="00EC1157"/>
    <w:rsid w:val="00EC1C13"/>
    <w:rsid w:val="00EC1CC6"/>
    <w:rsid w:val="00EC5BF2"/>
    <w:rsid w:val="00EC6351"/>
    <w:rsid w:val="00EC7096"/>
    <w:rsid w:val="00EC710D"/>
    <w:rsid w:val="00ED190E"/>
    <w:rsid w:val="00ED3990"/>
    <w:rsid w:val="00ED479B"/>
    <w:rsid w:val="00ED59C6"/>
    <w:rsid w:val="00ED7124"/>
    <w:rsid w:val="00ED778C"/>
    <w:rsid w:val="00EE000A"/>
    <w:rsid w:val="00EE27AD"/>
    <w:rsid w:val="00EE7344"/>
    <w:rsid w:val="00EE7DBD"/>
    <w:rsid w:val="00EF30C9"/>
    <w:rsid w:val="00EF35A2"/>
    <w:rsid w:val="00F00E7F"/>
    <w:rsid w:val="00F0147C"/>
    <w:rsid w:val="00F030E4"/>
    <w:rsid w:val="00F0371B"/>
    <w:rsid w:val="00F11341"/>
    <w:rsid w:val="00F1151F"/>
    <w:rsid w:val="00F1156D"/>
    <w:rsid w:val="00F120B6"/>
    <w:rsid w:val="00F13714"/>
    <w:rsid w:val="00F146E7"/>
    <w:rsid w:val="00F21019"/>
    <w:rsid w:val="00F22BFB"/>
    <w:rsid w:val="00F23253"/>
    <w:rsid w:val="00F27509"/>
    <w:rsid w:val="00F35374"/>
    <w:rsid w:val="00F36E25"/>
    <w:rsid w:val="00F4180B"/>
    <w:rsid w:val="00F45569"/>
    <w:rsid w:val="00F562D3"/>
    <w:rsid w:val="00F6309D"/>
    <w:rsid w:val="00F652B6"/>
    <w:rsid w:val="00F70522"/>
    <w:rsid w:val="00F710E2"/>
    <w:rsid w:val="00F73074"/>
    <w:rsid w:val="00F736DF"/>
    <w:rsid w:val="00F744A3"/>
    <w:rsid w:val="00F7484F"/>
    <w:rsid w:val="00F75977"/>
    <w:rsid w:val="00F75E6C"/>
    <w:rsid w:val="00F8024B"/>
    <w:rsid w:val="00F8243C"/>
    <w:rsid w:val="00F94561"/>
    <w:rsid w:val="00FA512F"/>
    <w:rsid w:val="00FA6941"/>
    <w:rsid w:val="00FB1F2D"/>
    <w:rsid w:val="00FB2E39"/>
    <w:rsid w:val="00FB2E7F"/>
    <w:rsid w:val="00FB367A"/>
    <w:rsid w:val="00FB690A"/>
    <w:rsid w:val="00FC1921"/>
    <w:rsid w:val="00FC3CC0"/>
    <w:rsid w:val="00FC55EA"/>
    <w:rsid w:val="00FD45B3"/>
    <w:rsid w:val="00FD569E"/>
    <w:rsid w:val="00FD633F"/>
    <w:rsid w:val="00FD6AE7"/>
    <w:rsid w:val="00FD6AF4"/>
    <w:rsid w:val="00FD70FA"/>
    <w:rsid w:val="00FE17C7"/>
    <w:rsid w:val="00FE3257"/>
    <w:rsid w:val="00FE5199"/>
    <w:rsid w:val="00FE71EF"/>
    <w:rsid w:val="00FF201A"/>
    <w:rsid w:val="00FF2510"/>
    <w:rsid w:val="00FF4035"/>
    <w:rsid w:val="00FF53D1"/>
    <w:rsid w:val="01E6D5F2"/>
    <w:rsid w:val="02802810"/>
    <w:rsid w:val="03926F3A"/>
    <w:rsid w:val="03D60563"/>
    <w:rsid w:val="0456D6CB"/>
    <w:rsid w:val="055BF15B"/>
    <w:rsid w:val="0625EC65"/>
    <w:rsid w:val="062A75C5"/>
    <w:rsid w:val="06C3FC97"/>
    <w:rsid w:val="06DC0A42"/>
    <w:rsid w:val="07EB3518"/>
    <w:rsid w:val="08F5C288"/>
    <w:rsid w:val="08F5D546"/>
    <w:rsid w:val="092211B1"/>
    <w:rsid w:val="0933C90B"/>
    <w:rsid w:val="0961C2AC"/>
    <w:rsid w:val="096AFE75"/>
    <w:rsid w:val="0A5D4E88"/>
    <w:rsid w:val="0A6E7B2B"/>
    <w:rsid w:val="0A80EF8A"/>
    <w:rsid w:val="0A981EAE"/>
    <w:rsid w:val="0A98E8F7"/>
    <w:rsid w:val="0B3F6AEC"/>
    <w:rsid w:val="0B84BE64"/>
    <w:rsid w:val="0B8CDDC0"/>
    <w:rsid w:val="0BC01E45"/>
    <w:rsid w:val="0C910C29"/>
    <w:rsid w:val="0D4DF0EE"/>
    <w:rsid w:val="0D7CE7A9"/>
    <w:rsid w:val="0E168CAB"/>
    <w:rsid w:val="0E48A44D"/>
    <w:rsid w:val="0FB3EB96"/>
    <w:rsid w:val="1163573D"/>
    <w:rsid w:val="11D5160F"/>
    <w:rsid w:val="11F6FDC0"/>
    <w:rsid w:val="12294F97"/>
    <w:rsid w:val="139111F7"/>
    <w:rsid w:val="13BA8A70"/>
    <w:rsid w:val="14028F03"/>
    <w:rsid w:val="14185C66"/>
    <w:rsid w:val="14FF0EB5"/>
    <w:rsid w:val="1597D39F"/>
    <w:rsid w:val="164EBE9C"/>
    <w:rsid w:val="16B76524"/>
    <w:rsid w:val="172D183B"/>
    <w:rsid w:val="1788313B"/>
    <w:rsid w:val="17BA9C86"/>
    <w:rsid w:val="187451C0"/>
    <w:rsid w:val="18B18F27"/>
    <w:rsid w:val="18D94D79"/>
    <w:rsid w:val="19599415"/>
    <w:rsid w:val="1A69567B"/>
    <w:rsid w:val="1A8CBD70"/>
    <w:rsid w:val="1AA48F85"/>
    <w:rsid w:val="1B6357CA"/>
    <w:rsid w:val="1BA3345B"/>
    <w:rsid w:val="1BDE9C42"/>
    <w:rsid w:val="1C71521E"/>
    <w:rsid w:val="1C94669D"/>
    <w:rsid w:val="1CE52C4C"/>
    <w:rsid w:val="1CF0F252"/>
    <w:rsid w:val="1E14A724"/>
    <w:rsid w:val="1F93DB74"/>
    <w:rsid w:val="1FC516F3"/>
    <w:rsid w:val="2030E446"/>
    <w:rsid w:val="20435117"/>
    <w:rsid w:val="209626CF"/>
    <w:rsid w:val="20B3E1B8"/>
    <w:rsid w:val="20FB9166"/>
    <w:rsid w:val="212DB601"/>
    <w:rsid w:val="21341CA3"/>
    <w:rsid w:val="216DCC0D"/>
    <w:rsid w:val="22085D4A"/>
    <w:rsid w:val="223FA537"/>
    <w:rsid w:val="232B48CE"/>
    <w:rsid w:val="2334D26B"/>
    <w:rsid w:val="23B200EF"/>
    <w:rsid w:val="2461D7A1"/>
    <w:rsid w:val="25C7C0DB"/>
    <w:rsid w:val="262DCCB2"/>
    <w:rsid w:val="269FF3F4"/>
    <w:rsid w:val="26EA8C4C"/>
    <w:rsid w:val="26EC72C7"/>
    <w:rsid w:val="2721F44C"/>
    <w:rsid w:val="280D6512"/>
    <w:rsid w:val="2823FDB9"/>
    <w:rsid w:val="2834A118"/>
    <w:rsid w:val="2882B366"/>
    <w:rsid w:val="29861DB5"/>
    <w:rsid w:val="29A83954"/>
    <w:rsid w:val="2BECE16C"/>
    <w:rsid w:val="2C67F9D8"/>
    <w:rsid w:val="2D064BD3"/>
    <w:rsid w:val="2E21AF73"/>
    <w:rsid w:val="2F1BFE2B"/>
    <w:rsid w:val="2F9F0322"/>
    <w:rsid w:val="2FA72029"/>
    <w:rsid w:val="3015C131"/>
    <w:rsid w:val="3124CACF"/>
    <w:rsid w:val="3166AEFA"/>
    <w:rsid w:val="3255CF51"/>
    <w:rsid w:val="32832C25"/>
    <w:rsid w:val="335C0053"/>
    <w:rsid w:val="345D9190"/>
    <w:rsid w:val="361C4FCF"/>
    <w:rsid w:val="36360FA4"/>
    <w:rsid w:val="37F9BD20"/>
    <w:rsid w:val="37FBE82F"/>
    <w:rsid w:val="38AB4BAB"/>
    <w:rsid w:val="38F0429A"/>
    <w:rsid w:val="3904E208"/>
    <w:rsid w:val="3A040446"/>
    <w:rsid w:val="3A780B05"/>
    <w:rsid w:val="3AD3CC71"/>
    <w:rsid w:val="3CB2CD59"/>
    <w:rsid w:val="3CD4E8F8"/>
    <w:rsid w:val="3D219A9C"/>
    <w:rsid w:val="3D85AD3A"/>
    <w:rsid w:val="3F779049"/>
    <w:rsid w:val="3F7A7C80"/>
    <w:rsid w:val="408FEBD3"/>
    <w:rsid w:val="4233DB90"/>
    <w:rsid w:val="4385FF19"/>
    <w:rsid w:val="4397D8BC"/>
    <w:rsid w:val="439A0A59"/>
    <w:rsid w:val="43B6B665"/>
    <w:rsid w:val="43F3F29F"/>
    <w:rsid w:val="442B801B"/>
    <w:rsid w:val="44F32EED"/>
    <w:rsid w:val="450DF47E"/>
    <w:rsid w:val="46194C37"/>
    <w:rsid w:val="47C6576F"/>
    <w:rsid w:val="48738FDC"/>
    <w:rsid w:val="494BFD4B"/>
    <w:rsid w:val="4A1719F7"/>
    <w:rsid w:val="4A6CE716"/>
    <w:rsid w:val="4B52D1B1"/>
    <w:rsid w:val="4B6735CE"/>
    <w:rsid w:val="4C70944E"/>
    <w:rsid w:val="4CB9E15B"/>
    <w:rsid w:val="4CECE5E8"/>
    <w:rsid w:val="4CEE66C1"/>
    <w:rsid w:val="4EBE57E1"/>
    <w:rsid w:val="4FAB8F0F"/>
    <w:rsid w:val="508C9D05"/>
    <w:rsid w:val="509FB6A9"/>
    <w:rsid w:val="515D9275"/>
    <w:rsid w:val="51C7CC31"/>
    <w:rsid w:val="52460DE3"/>
    <w:rsid w:val="525FCDB8"/>
    <w:rsid w:val="53048127"/>
    <w:rsid w:val="538E6F05"/>
    <w:rsid w:val="53A79762"/>
    <w:rsid w:val="54494BDC"/>
    <w:rsid w:val="54FF7573"/>
    <w:rsid w:val="55F55AF5"/>
    <w:rsid w:val="5626B92D"/>
    <w:rsid w:val="566588FE"/>
    <w:rsid w:val="56B9BB36"/>
    <w:rsid w:val="570C0D44"/>
    <w:rsid w:val="5757EA30"/>
    <w:rsid w:val="58529D8F"/>
    <w:rsid w:val="58E37A7E"/>
    <w:rsid w:val="58EB9B35"/>
    <w:rsid w:val="591110D3"/>
    <w:rsid w:val="597A3DE8"/>
    <w:rsid w:val="5A4D3772"/>
    <w:rsid w:val="5ABA278F"/>
    <w:rsid w:val="5B2F145D"/>
    <w:rsid w:val="5C5EDE7A"/>
    <w:rsid w:val="5C67CE3F"/>
    <w:rsid w:val="5C8F0A45"/>
    <w:rsid w:val="5DC13767"/>
    <w:rsid w:val="5DEBD804"/>
    <w:rsid w:val="5EDF3555"/>
    <w:rsid w:val="5F252863"/>
    <w:rsid w:val="5F63FA2A"/>
    <w:rsid w:val="600E5E49"/>
    <w:rsid w:val="6067C809"/>
    <w:rsid w:val="618CEA0A"/>
    <w:rsid w:val="63E70FE7"/>
    <w:rsid w:val="659C576D"/>
    <w:rsid w:val="6652AB55"/>
    <w:rsid w:val="66BC1AC8"/>
    <w:rsid w:val="6715B125"/>
    <w:rsid w:val="6727C039"/>
    <w:rsid w:val="67853E19"/>
    <w:rsid w:val="67BC3D27"/>
    <w:rsid w:val="6858B572"/>
    <w:rsid w:val="6896BBF5"/>
    <w:rsid w:val="68DA1E52"/>
    <w:rsid w:val="6A712956"/>
    <w:rsid w:val="6ADF5F21"/>
    <w:rsid w:val="6AE64F8D"/>
    <w:rsid w:val="6AE7B14E"/>
    <w:rsid w:val="6BE50BE7"/>
    <w:rsid w:val="6D177C9D"/>
    <w:rsid w:val="6DA6D1DA"/>
    <w:rsid w:val="6DAF03F4"/>
    <w:rsid w:val="6DDE7A92"/>
    <w:rsid w:val="6DEDC107"/>
    <w:rsid w:val="6F24B39F"/>
    <w:rsid w:val="70001960"/>
    <w:rsid w:val="7175DCAB"/>
    <w:rsid w:val="728856A6"/>
    <w:rsid w:val="73322A7C"/>
    <w:rsid w:val="73DF62E9"/>
    <w:rsid w:val="73FDB54A"/>
    <w:rsid w:val="740EF021"/>
    <w:rsid w:val="7413E84F"/>
    <w:rsid w:val="743465BF"/>
    <w:rsid w:val="74908BD2"/>
    <w:rsid w:val="755F791F"/>
    <w:rsid w:val="75B4E197"/>
    <w:rsid w:val="75DDE522"/>
    <w:rsid w:val="769BC0EE"/>
    <w:rsid w:val="769F4CC3"/>
    <w:rsid w:val="7706C4F3"/>
    <w:rsid w:val="775076A7"/>
    <w:rsid w:val="781C334B"/>
    <w:rsid w:val="782A151E"/>
    <w:rsid w:val="78853F12"/>
    <w:rsid w:val="793C5C48"/>
    <w:rsid w:val="79629C2F"/>
    <w:rsid w:val="7ABB11B8"/>
    <w:rsid w:val="7C1F91AC"/>
    <w:rsid w:val="7C730BE4"/>
    <w:rsid w:val="7C9A6EC7"/>
    <w:rsid w:val="7CA01828"/>
    <w:rsid w:val="7CAAE050"/>
    <w:rsid w:val="7CF7F69B"/>
    <w:rsid w:val="7DE0C1F8"/>
    <w:rsid w:val="7E84D6B1"/>
    <w:rsid w:val="7E97903A"/>
    <w:rsid w:val="7F20E6A0"/>
    <w:rsid w:val="7F49DD6E"/>
    <w:rsid w:val="7F86F277"/>
    <w:rsid w:val="7FD1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62AB9"/>
  <w15:chartTrackingRefBased/>
  <w15:docId w15:val="{29D593C4-20A5-2C4E-90B9-61DF1F08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SG"/>
    </w:rPr>
  </w:style>
  <w:style w:type="paragraph" w:styleId="Heading1">
    <w:name w:val="heading 1"/>
    <w:basedOn w:val="Normal"/>
    <w:next w:val="Normal"/>
    <w:qFormat/>
    <w:rsid w:val="009B4404"/>
    <w:pPr>
      <w:keepNext/>
      <w:keepLines/>
      <w:numPr>
        <w:numId w:val="21"/>
      </w:numPr>
      <w:spacing w:before="480" w:after="240" w:line="240" w:lineRule="atLeast"/>
      <w:outlineLvl w:val="0"/>
    </w:pPr>
    <w:rPr>
      <w:rFonts w:asciiTheme="minorBidi" w:hAnsiTheme="minorBidi"/>
      <w:b/>
      <w:kern w:val="28"/>
      <w:sz w:val="36"/>
    </w:rPr>
  </w:style>
  <w:style w:type="paragraph" w:styleId="Heading2">
    <w:name w:val="heading 2"/>
    <w:basedOn w:val="Normal"/>
    <w:next w:val="Normal"/>
    <w:qFormat/>
    <w:rsid w:val="009B4404"/>
    <w:pPr>
      <w:keepNext/>
      <w:keepLines/>
      <w:numPr>
        <w:ilvl w:val="1"/>
        <w:numId w:val="21"/>
      </w:numPr>
      <w:spacing w:before="280" w:after="280" w:line="240" w:lineRule="atLeast"/>
      <w:outlineLvl w:val="1"/>
    </w:pPr>
    <w:rPr>
      <w:rFonts w:asciiTheme="minorBidi" w:hAnsiTheme="minorBidi"/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2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2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2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2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semiHidden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table" w:styleId="TableGrid">
    <w:name w:val="Table Grid"/>
    <w:basedOn w:val="TableNormal"/>
    <w:uiPriority w:val="59"/>
    <w:rsid w:val="00555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7682"/>
    <w:pPr>
      <w:spacing w:after="160" w:line="259" w:lineRule="auto"/>
      <w:ind w:left="720"/>
      <w:contextualSpacing/>
    </w:pPr>
    <w:rPr>
      <w:rFonts w:eastAsiaTheme="minorHAnsi" w:cstheme="minorBidi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0982"/>
    <w:rPr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5E2DE3"/>
    <w:rPr>
      <w:rFonts w:ascii="Arial" w:hAnsi="Arial"/>
      <w:b/>
      <w:kern w:val="28"/>
      <w:sz w:val="64"/>
      <w:lang w:val="en-US" w:eastAsia="en-SG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" w:hAnsi="Times"/>
      <w:lang w:val="en-US" w:eastAsia="en-SG"/>
    </w:rPr>
  </w:style>
  <w:style w:type="character" w:styleId="Hyperlink">
    <w:name w:val="Hyperlink"/>
    <w:basedOn w:val="DefaultParagraphFont"/>
    <w:uiPriority w:val="99"/>
    <w:unhideWhenUsed/>
    <w:rsid w:val="00F748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gov.sg/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hyperlink" Target="https://docs.expo.dev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hyperlink" Target="https://reactnative.dev/docs/getting-started" TargetMode="External"/><Relationship Id="rId20" Type="http://schemas.openxmlformats.org/officeDocument/2006/relationships/image" Target="media/image3.png"/><Relationship Id="rId29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microsoft.com/office/2018/08/relationships/commentsExtensible" Target="commentsExtensible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docs.aws.amazon.com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31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mongodb.com/docs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microsoft.com/office/2011/relationships/commentsExtended" Target="commentsExtended.xml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908234-691b-45f5-8b67-1ac20eca8424">
      <Terms xmlns="http://schemas.microsoft.com/office/infopath/2007/PartnerControls"/>
    </lcf76f155ced4ddcb4097134ff3c332f>
    <TaxCatchAll xmlns="963b93f7-33c7-4c17-8830-73c9543354e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143228B2EF349947599182F5A9C38" ma:contentTypeVersion="8" ma:contentTypeDescription="Create a new document." ma:contentTypeScope="" ma:versionID="26240ea8d98d480d00107a07c836cd3b">
  <xsd:schema xmlns:xsd="http://www.w3.org/2001/XMLSchema" xmlns:xs="http://www.w3.org/2001/XMLSchema" xmlns:p="http://schemas.microsoft.com/office/2006/metadata/properties" xmlns:ns2="d0908234-691b-45f5-8b67-1ac20eca8424" xmlns:ns3="963b93f7-33c7-4c17-8830-73c9543354ef" targetNamespace="http://schemas.microsoft.com/office/2006/metadata/properties" ma:root="true" ma:fieldsID="061ba1a37afbb8a08b1841be20c3e11e" ns2:_="" ns3:_="">
    <xsd:import namespace="d0908234-691b-45f5-8b67-1ac20eca8424"/>
    <xsd:import namespace="963b93f7-33c7-4c17-8830-73c954335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908234-691b-45f5-8b67-1ac20eca84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3b93f7-33c7-4c17-8830-73c9543354e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687001e-940d-4ece-b5c6-9eaa54656ff4}" ma:internalName="TaxCatchAll" ma:showField="CatchAllData" ma:web="963b93f7-33c7-4c17-8830-73c954335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FD207-1F2D-47ED-B30F-94596D001BBB}">
  <ds:schemaRefs>
    <ds:schemaRef ds:uri="http://schemas.microsoft.com/office/2006/metadata/properties"/>
    <ds:schemaRef ds:uri="http://schemas.microsoft.com/office/infopath/2007/PartnerControls"/>
    <ds:schemaRef ds:uri="d0908234-691b-45f5-8b67-1ac20eca8424"/>
    <ds:schemaRef ds:uri="963b93f7-33c7-4c17-8830-73c9543354ef"/>
  </ds:schemaRefs>
</ds:datastoreItem>
</file>

<file path=customXml/itemProps2.xml><?xml version="1.0" encoding="utf-8"?>
<ds:datastoreItem xmlns:ds="http://schemas.openxmlformats.org/officeDocument/2006/customXml" ds:itemID="{4A0DFD6C-BC3B-4A00-BAB8-1610C3EB22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908234-691b-45f5-8b67-1ac20eca8424"/>
    <ds:schemaRef ds:uri="963b93f7-33c7-4c17-8830-73c954335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E002C5-4125-4D4C-A1BD-C8FD886F34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4548</Words>
  <Characters>24512</Characters>
  <Application>Microsoft Office Word</Application>
  <DocSecurity>0</DocSecurity>
  <Lines>204</Lines>
  <Paragraphs>58</Paragraphs>
  <ScaleCrop>false</ScaleCrop>
  <Company/>
  <LinksUpToDate>false</LinksUpToDate>
  <CharactersWithSpaces>29002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#SUMMIT BAJAJ#</cp:lastModifiedBy>
  <cp:revision>2</cp:revision>
  <cp:lastPrinted>1900-01-01T07:59:35Z</cp:lastPrinted>
  <dcterms:created xsi:type="dcterms:W3CDTF">2022-11-06T08:25:00Z</dcterms:created>
  <dcterms:modified xsi:type="dcterms:W3CDTF">2022-11-06T08:25:00Z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0x0101009C4143228B2EF349947599182F5A9C38</vt:lpwstr>
  </property>
  <property fmtid="{D5CDD505-2E9C-101B-9397-08002B2CF9AE}" pid="3" name="MediaServiceImageTags">
    <vt:lpwstr/>
  </property>
</Properties>
</file>